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openxmlformats-officedocument.packag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embeddings/Microsoft_Visio_Drawing1.vsdx" ContentType="application/vnd.ms-visio.drawi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80E2B" w14:textId="111FC1F3" w:rsidR="003C4685" w:rsidRPr="00CD480D" w:rsidRDefault="00E50096" w:rsidP="00372609">
      <w:pPr>
        <w:jc w:val="center"/>
        <w:rPr>
          <w:rFonts w:asciiTheme="majorHAnsi" w:hAnsiTheme="majorHAnsi" w:cstheme="majorHAnsi"/>
          <w:sz w:val="72"/>
          <w:szCs w:val="48"/>
          <w:lang w:val="en-US"/>
        </w:rPr>
      </w:pPr>
      <w:r w:rsidRPr="00CD480D">
        <w:rPr>
          <w:rFonts w:asciiTheme="majorHAnsi" w:hAnsiTheme="majorHAnsi" w:cstheme="majorHAnsi"/>
          <w:sz w:val="72"/>
          <w:szCs w:val="48"/>
          <w:lang w:val="en-US"/>
        </w:rPr>
        <w:t>Core System</w:t>
      </w:r>
      <w:r w:rsidR="00372609" w:rsidRPr="00CD480D">
        <w:rPr>
          <w:rFonts w:asciiTheme="majorHAnsi" w:hAnsiTheme="majorHAnsi" w:cstheme="majorHAnsi"/>
          <w:sz w:val="72"/>
          <w:szCs w:val="48"/>
          <w:lang w:val="en-US"/>
        </w:rPr>
        <w:t>s</w:t>
      </w:r>
      <w:r w:rsidRPr="00CD480D">
        <w:rPr>
          <w:rFonts w:asciiTheme="majorHAnsi" w:hAnsiTheme="majorHAnsi" w:cstheme="majorHAnsi"/>
          <w:sz w:val="72"/>
          <w:szCs w:val="48"/>
          <w:lang w:val="en-US"/>
        </w:rPr>
        <w:t xml:space="preserve"> Architecture</w:t>
      </w:r>
    </w:p>
    <w:p w14:paraId="63CF3FF3" w14:textId="2AA095CB" w:rsidR="00DF7886" w:rsidRPr="00CD480D" w:rsidRDefault="00DF7886" w:rsidP="0091352E">
      <w:pPr>
        <w:jc w:val="both"/>
        <w:rPr>
          <w:rFonts w:asciiTheme="majorHAnsi" w:hAnsiTheme="majorHAnsi" w:cstheme="majorHAnsi"/>
          <w:sz w:val="48"/>
          <w:szCs w:val="48"/>
          <w:lang w:val="en-US"/>
        </w:rPr>
      </w:pPr>
    </w:p>
    <w:p w14:paraId="6D9F4CCF" w14:textId="4A3477BF" w:rsidR="00372609" w:rsidRPr="00CD480D" w:rsidRDefault="00372609" w:rsidP="0091352E">
      <w:pPr>
        <w:jc w:val="both"/>
        <w:rPr>
          <w:rFonts w:asciiTheme="majorHAnsi" w:hAnsiTheme="majorHAnsi" w:cstheme="majorHAnsi"/>
          <w:sz w:val="44"/>
          <w:szCs w:val="48"/>
          <w:lang w:val="en-US"/>
        </w:rPr>
      </w:pPr>
      <w:r w:rsidRPr="00CD480D">
        <w:rPr>
          <w:rFonts w:asciiTheme="majorHAnsi" w:hAnsiTheme="majorHAnsi" w:cstheme="majorHAnsi"/>
          <w:sz w:val="44"/>
          <w:szCs w:val="48"/>
          <w:lang w:val="en-US"/>
        </w:rPr>
        <w:t>System-of-Systems Design Document</w:t>
      </w:r>
    </w:p>
    <w:p w14:paraId="7B982ED8" w14:textId="77777777" w:rsidR="00322898" w:rsidRPr="00CD480D" w:rsidRDefault="00322898" w:rsidP="00D304E5">
      <w:pPr>
        <w:rPr>
          <w:noProof/>
          <w:lang w:val="en-US" w:eastAsia="en-US"/>
        </w:rPr>
      </w:pPr>
    </w:p>
    <w:p w14:paraId="6C4D04B6" w14:textId="33007B61" w:rsidR="00945E96" w:rsidRPr="00CD480D" w:rsidRDefault="00475833" w:rsidP="00D304E5">
      <w:pPr>
        <w:rPr>
          <w:lang w:val="en-US"/>
        </w:rPr>
        <w:sectPr w:rsidR="00945E96" w:rsidRPr="00CD480D" w:rsidSect="00E76CE9">
          <w:headerReference w:type="default" r:id="rId8"/>
          <w:footerReference w:type="default" r:id="rId9"/>
          <w:pgSz w:w="11900" w:h="16840"/>
          <w:pgMar w:top="3686" w:right="1134" w:bottom="1418" w:left="1985" w:header="284" w:footer="695" w:gutter="0"/>
          <w:cols w:space="708"/>
          <w:docGrid w:linePitch="360"/>
        </w:sectPr>
      </w:pPr>
      <w:r w:rsidRPr="00CD480D">
        <w:rPr>
          <w:noProof/>
          <w:lang w:val="hu-HU" w:eastAsia="hu-HU"/>
        </w:rPr>
        <mc:AlternateContent>
          <mc:Choice Requires="wps">
            <w:drawing>
              <wp:anchor distT="0" distB="0" distL="0" distR="0" simplePos="0" relativeHeight="251654656" behindDoc="1" locked="0" layoutInCell="1" allowOverlap="1" wp14:anchorId="3EAA46A5" wp14:editId="52390B5B">
                <wp:simplePos x="0" y="0"/>
                <wp:positionH relativeFrom="column">
                  <wp:posOffset>-3175</wp:posOffset>
                </wp:positionH>
                <wp:positionV relativeFrom="page">
                  <wp:posOffset>6438265</wp:posOffset>
                </wp:positionV>
                <wp:extent cx="5600700" cy="2676525"/>
                <wp:effectExtent l="0" t="0" r="0" b="9525"/>
                <wp:wrapSquare wrapText="bothSides"/>
                <wp:docPr id="4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0700" cy="2676525"/>
                        </a:xfrm>
                        <a:prstGeom prst="rect">
                          <a:avLst/>
                        </a:prstGeom>
                        <a:noFill/>
                        <a:ln>
                          <a:noFill/>
                        </a:ln>
                        <a:effectLst/>
                        <a:extLst>
                          <a:ext uri="{FAA26D3D-D897-4be2-8F04-BA451C77F1D7}">
                            <ma14:placeholderFlag xmlns:o="urn:schemas-microsoft-com:office:office" xmlns:v="urn:schemas-microsoft-com:vml" xmlns:w10="urn:schemas-microsoft-com:office:word" xmlns:w="http://schemas.openxmlformats.org/wordprocessingml/2006/main" xmlns:ma14="http://schemas.microsoft.com/office/mac/drawingml/2011/main" xmlns=""/>
                          </a:ex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14:paraId="36F1699A" w14:textId="77777777" w:rsidR="00F75F62" w:rsidRPr="009A7920" w:rsidRDefault="00F75F62" w:rsidP="002C447C">
                            <w:pPr>
                              <w:rPr>
                                <w:rFonts w:asciiTheme="majorHAnsi" w:hAnsiTheme="majorHAnsi"/>
                                <w:b/>
                                <w:lang w:val="en-US"/>
                              </w:rPr>
                            </w:pPr>
                            <w:r w:rsidRPr="009A7920">
                              <w:rPr>
                                <w:rFonts w:asciiTheme="majorHAnsi" w:hAnsiTheme="majorHAnsi"/>
                                <w:b/>
                                <w:lang w:val="en-US"/>
                              </w:rPr>
                              <w:t>Abstract</w:t>
                            </w:r>
                          </w:p>
                          <w:p w14:paraId="30132FFD" w14:textId="40BA375C" w:rsidR="00F75F62" w:rsidRDefault="00F75F62" w:rsidP="004F137A">
                            <w:pPr>
                              <w:pStyle w:val="Szvegtrzs"/>
                              <w:rPr>
                                <w:sz w:val="22"/>
                              </w:rPr>
                            </w:pPr>
                            <w:r>
                              <w:rPr>
                                <w:sz w:val="22"/>
                              </w:rPr>
                              <w:t>This document describes the fundamentals and the main features of the Arrowhead Framework Generation 3.2, Milestone 3.</w:t>
                            </w:r>
                          </w:p>
                          <w:p w14:paraId="0E9E140B" w14:textId="4FB3B22D" w:rsidR="00F75F62" w:rsidRDefault="00F75F62" w:rsidP="004F137A">
                            <w:pPr>
                              <w:pStyle w:val="Szvegtrzs"/>
                              <w:rPr>
                                <w:sz w:val="22"/>
                              </w:rPr>
                            </w:pPr>
                          </w:p>
                          <w:p w14:paraId="3BC73C0B" w14:textId="55538BA3" w:rsidR="00F75F62" w:rsidRDefault="00F75F62" w:rsidP="004F137A">
                            <w:pPr>
                              <w:pStyle w:val="Szvegtrzs"/>
                              <w:rPr>
                                <w:sz w:val="22"/>
                              </w:rPr>
                            </w:pPr>
                            <w:r>
                              <w:rPr>
                                <w:sz w:val="22"/>
                              </w:rPr>
                              <w:t>It includes the general common elements and concepts used in the Core Systems; their technical details and gives an overview on the architecture itself.</w:t>
                            </w:r>
                          </w:p>
                          <w:p w14:paraId="5F0F5728" w14:textId="77777777" w:rsidR="00F75F62" w:rsidRDefault="00F75F62" w:rsidP="004F137A">
                            <w:pPr>
                              <w:pStyle w:val="Szvegtrzs"/>
                              <w:rPr>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AA46A5" id="_x0000_t202" coordsize="21600,21600" o:spt="202" path="m,l,21600r21600,l21600,xe">
                <v:stroke joinstyle="miter"/>
                <v:path gradientshapeok="t" o:connecttype="rect"/>
              </v:shapetype>
              <v:shape id="Text Box 7" o:spid="_x0000_s1026" type="#_x0000_t202" style="position:absolute;margin-left:-.25pt;margin-top:506.95pt;width:441pt;height:210.75pt;z-index:-251661824;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" filled="f" stroked="f">
                <v:textbox inset="0,0,0,0">
                  <w:txbxContent>
                    <w:p w14:paraId="36F1699A" w14:textId="77777777" w:rsidR="00F75F62" w:rsidRPr="009A7920" w:rsidRDefault="00F75F62" w:rsidP="002C447C">
                      <w:pPr>
                        <w:rPr>
                          <w:rFonts w:asciiTheme="majorHAnsi" w:hAnsiTheme="majorHAnsi"/>
                          <w:b/>
                          <w:lang w:val="en-US"/>
                        </w:rPr>
                      </w:pPr>
                      <w:r w:rsidRPr="009A7920">
                        <w:rPr>
                          <w:rFonts w:asciiTheme="majorHAnsi" w:hAnsiTheme="majorHAnsi"/>
                          <w:b/>
                          <w:lang w:val="en-US"/>
                        </w:rPr>
                        <w:t>Abstract</w:t>
                      </w:r>
                    </w:p>
                    <w:p w14:paraId="30132FFD" w14:textId="40BA375C" w:rsidR="00F75F62" w:rsidRDefault="00F75F62" w:rsidP="004F137A">
                      <w:pPr>
                        <w:pStyle w:val="Szvegtrzs"/>
                        <w:rPr>
                          <w:sz w:val="22"/>
                        </w:rPr>
                      </w:pPr>
                      <w:r>
                        <w:rPr>
                          <w:sz w:val="22"/>
                        </w:rPr>
                        <w:t>This document describes the fundamentals and the main features of the Arrowhead Framework Generation 3.2, Milestone 3.</w:t>
                      </w:r>
                    </w:p>
                    <w:p w14:paraId="0E9E140B" w14:textId="4FB3B22D" w:rsidR="00F75F62" w:rsidRDefault="00F75F62" w:rsidP="004F137A">
                      <w:pPr>
                        <w:pStyle w:val="Szvegtrzs"/>
                        <w:rPr>
                          <w:sz w:val="22"/>
                        </w:rPr>
                      </w:pPr>
                    </w:p>
                    <w:p w14:paraId="3BC73C0B" w14:textId="55538BA3" w:rsidR="00F75F62" w:rsidRDefault="00F75F62" w:rsidP="004F137A">
                      <w:pPr>
                        <w:pStyle w:val="Szvegtrzs"/>
                        <w:rPr>
                          <w:sz w:val="22"/>
                        </w:rPr>
                      </w:pPr>
                      <w:r>
                        <w:rPr>
                          <w:sz w:val="22"/>
                        </w:rPr>
                        <w:t>It includes the general common elements and concepts used in the Core Systems; their technical details and gives an overview on the architecture itself.</w:t>
                      </w:r>
                    </w:p>
                    <w:p w14:paraId="5F0F5728" w14:textId="77777777" w:rsidR="00F75F62" w:rsidRDefault="00F75F62" w:rsidP="004F137A">
                      <w:pPr>
                        <w:pStyle w:val="Szvegtrzs"/>
                        <w:rPr>
                          <w:sz w:val="22"/>
                        </w:rPr>
                      </w:pPr>
                    </w:p>
                  </w:txbxContent>
                </v:textbox>
                <w10:wrap type="square" anchory="page"/>
              </v:shape>
            </w:pict>
          </mc:Fallback>
        </mc:AlternateContent>
      </w:r>
    </w:p>
    <w:p w14:paraId="61BAA0C4" w14:textId="77777777" w:rsidR="00D304E5" w:rsidRPr="00CD480D" w:rsidRDefault="00D304E5" w:rsidP="00D304E5">
      <w:pPr>
        <w:rPr>
          <w:rFonts w:ascii="Times New Roman" w:eastAsia="MS PGothic" w:hAnsi="Times New Roman" w:cs="Lucida Grande"/>
          <w:sz w:val="40"/>
          <w:szCs w:val="40"/>
          <w:lang w:val="en-US" w:eastAsia="en-US"/>
        </w:rPr>
      </w:pPr>
      <w:r w:rsidRPr="00CD480D">
        <w:rPr>
          <w:rFonts w:ascii="Calibri" w:hAnsi="Calibri"/>
          <w:sz w:val="40"/>
          <w:szCs w:val="40"/>
          <w:lang w:val="en-US"/>
        </w:rPr>
        <w:lastRenderedPageBreak/>
        <w:t>Table of contents</w:t>
      </w:r>
    </w:p>
    <w:p w14:paraId="31CC4ACD" w14:textId="77777777" w:rsidR="00270747" w:rsidRPr="00CD480D" w:rsidRDefault="00D15CAE" w:rsidP="00D304E5">
      <w:pPr>
        <w:tabs>
          <w:tab w:val="right" w:leader="dot" w:pos="8080"/>
        </w:tabs>
        <w:rPr>
          <w:lang w:val="en-US"/>
        </w:rPr>
      </w:pPr>
      <w:r w:rsidRPr="00CD480D">
        <w:rPr>
          <w:b/>
          <w:lang w:val="en-US"/>
        </w:rPr>
        <w:fldChar w:fldCharType="begin"/>
      </w:r>
      <w:r w:rsidR="009A7920" w:rsidRPr="00CD480D">
        <w:rPr>
          <w:lang w:val="en-US"/>
        </w:rPr>
        <w:instrText xml:space="preserve"> TOC \t "Rubrik 1;2;Rubrik;1" </w:instrText>
      </w:r>
      <w:r w:rsidRPr="00CD480D">
        <w:rPr>
          <w:b/>
          <w:lang w:val="en-US"/>
        </w:rPr>
        <w:fldChar w:fldCharType="separate"/>
      </w:r>
    </w:p>
    <w:sdt>
      <w:sdtPr>
        <w:rPr>
          <w:rFonts w:asciiTheme="minorHAnsi" w:eastAsiaTheme="minorEastAsia" w:hAnsiTheme="minorHAnsi" w:cstheme="minorBidi"/>
          <w:color w:val="auto"/>
          <w:sz w:val="24"/>
          <w:szCs w:val="24"/>
          <w:lang w:val="sv-SE" w:eastAsia="sv-SE"/>
        </w:rPr>
        <w:id w:val="1970315952"/>
        <w:docPartObj>
          <w:docPartGallery w:val="Table of Contents"/>
          <w:docPartUnique/>
        </w:docPartObj>
      </w:sdtPr>
      <w:sdtEndPr>
        <w:rPr>
          <w:b/>
          <w:bCs/>
        </w:rPr>
      </w:sdtEndPr>
      <w:sdtContent>
        <w:p w14:paraId="055E6E2C" w14:textId="381A4C43" w:rsidR="00270747" w:rsidRDefault="00270747">
          <w:pPr>
            <w:pStyle w:val="Tartalomjegyzkcmsora"/>
          </w:pPr>
        </w:p>
        <w:p w14:paraId="2953F150" w14:textId="44F463B5" w:rsidR="00270747" w:rsidRDefault="00270747">
          <w:pPr>
            <w:pStyle w:val="TJ1"/>
            <w:tabs>
              <w:tab w:val="left" w:pos="720"/>
              <w:tab w:val="right" w:leader="dot" w:pos="8771"/>
            </w:tabs>
            <w:rPr>
              <w:rFonts w:asciiTheme="minorHAnsi" w:hAnsiTheme="minorHAnsi"/>
              <w:b w:val="0"/>
              <w:noProof/>
              <w:sz w:val="22"/>
              <w:szCs w:val="22"/>
              <w:lang w:val="hu-HU" w:eastAsia="hu-HU"/>
            </w:rPr>
          </w:pPr>
          <w:r>
            <w:fldChar w:fldCharType="begin"/>
          </w:r>
          <w:r>
            <w:instrText xml:space="preserve"> TOC \o "1-3" \h \z \u </w:instrText>
          </w:r>
          <w:r>
            <w:fldChar w:fldCharType="separate"/>
          </w:r>
          <w:hyperlink w:anchor="_Toc459645641" w:history="1">
            <w:r w:rsidRPr="00B860D6">
              <w:rPr>
                <w:rStyle w:val="Hiperhivatkozs"/>
                <w:noProof/>
              </w:rPr>
              <w:t>2.1.</w:t>
            </w:r>
            <w:r>
              <w:rPr>
                <w:rFonts w:asciiTheme="minorHAnsi" w:hAnsiTheme="minorHAnsi"/>
                <w:b w:val="0"/>
                <w:noProof/>
                <w:sz w:val="22"/>
                <w:szCs w:val="22"/>
                <w:lang w:val="hu-HU" w:eastAsia="hu-HU"/>
              </w:rPr>
              <w:tab/>
            </w:r>
            <w:r w:rsidRPr="00B860D6">
              <w:rPr>
                <w:rStyle w:val="Hiperhivatkozs"/>
                <w:noProof/>
              </w:rPr>
              <w:t>Arrowhead Services</w:t>
            </w:r>
            <w:r>
              <w:rPr>
                <w:noProof/>
                <w:webHidden/>
              </w:rPr>
              <w:tab/>
            </w:r>
            <w:r>
              <w:rPr>
                <w:noProof/>
                <w:webHidden/>
              </w:rPr>
              <w:fldChar w:fldCharType="begin"/>
            </w:r>
            <w:r>
              <w:rPr>
                <w:noProof/>
                <w:webHidden/>
              </w:rPr>
              <w:instrText xml:space="preserve"> PAGEREF _Toc459645641 \h </w:instrText>
            </w:r>
            <w:r>
              <w:rPr>
                <w:noProof/>
                <w:webHidden/>
              </w:rPr>
            </w:r>
            <w:r>
              <w:rPr>
                <w:noProof/>
                <w:webHidden/>
              </w:rPr>
              <w:fldChar w:fldCharType="separate"/>
            </w:r>
            <w:r w:rsidR="00C67172">
              <w:rPr>
                <w:noProof/>
                <w:webHidden/>
              </w:rPr>
              <w:t>6</w:t>
            </w:r>
            <w:r>
              <w:rPr>
                <w:noProof/>
                <w:webHidden/>
              </w:rPr>
              <w:fldChar w:fldCharType="end"/>
            </w:r>
          </w:hyperlink>
        </w:p>
        <w:p w14:paraId="145D58BD" w14:textId="1A95B655" w:rsidR="00270747" w:rsidRDefault="00F75F62">
          <w:pPr>
            <w:pStyle w:val="TJ1"/>
            <w:tabs>
              <w:tab w:val="left" w:pos="720"/>
              <w:tab w:val="right" w:leader="dot" w:pos="8771"/>
            </w:tabs>
            <w:rPr>
              <w:rFonts w:asciiTheme="minorHAnsi" w:hAnsiTheme="minorHAnsi"/>
              <w:b w:val="0"/>
              <w:noProof/>
              <w:sz w:val="22"/>
              <w:szCs w:val="22"/>
              <w:lang w:val="hu-HU" w:eastAsia="hu-HU"/>
            </w:rPr>
          </w:pPr>
          <w:hyperlink w:anchor="_Toc459645642" w:history="1">
            <w:r w:rsidR="00270747" w:rsidRPr="00B860D6">
              <w:rPr>
                <w:rStyle w:val="Hiperhivatkozs"/>
                <w:noProof/>
              </w:rPr>
              <w:t>2.2.</w:t>
            </w:r>
            <w:r w:rsidR="00270747">
              <w:rPr>
                <w:rFonts w:asciiTheme="minorHAnsi" w:hAnsiTheme="minorHAnsi"/>
                <w:b w:val="0"/>
                <w:noProof/>
                <w:sz w:val="22"/>
                <w:szCs w:val="22"/>
                <w:lang w:val="hu-HU" w:eastAsia="hu-HU"/>
              </w:rPr>
              <w:tab/>
            </w:r>
            <w:r w:rsidR="00270747" w:rsidRPr="00B860D6">
              <w:rPr>
                <w:rStyle w:val="Hiperhivatkozs"/>
                <w:noProof/>
              </w:rPr>
              <w:t>Arrowhead Systems</w:t>
            </w:r>
            <w:r w:rsidR="00270747">
              <w:rPr>
                <w:noProof/>
                <w:webHidden/>
              </w:rPr>
              <w:tab/>
            </w:r>
            <w:r w:rsidR="00270747">
              <w:rPr>
                <w:noProof/>
                <w:webHidden/>
              </w:rPr>
              <w:fldChar w:fldCharType="begin"/>
            </w:r>
            <w:r w:rsidR="00270747">
              <w:rPr>
                <w:noProof/>
                <w:webHidden/>
              </w:rPr>
              <w:instrText xml:space="preserve"> PAGEREF _Toc459645642 \h </w:instrText>
            </w:r>
            <w:r w:rsidR="00270747">
              <w:rPr>
                <w:noProof/>
                <w:webHidden/>
              </w:rPr>
            </w:r>
            <w:r w:rsidR="00270747">
              <w:rPr>
                <w:noProof/>
                <w:webHidden/>
              </w:rPr>
              <w:fldChar w:fldCharType="separate"/>
            </w:r>
            <w:r w:rsidR="00C67172">
              <w:rPr>
                <w:noProof/>
                <w:webHidden/>
              </w:rPr>
              <w:t>6</w:t>
            </w:r>
            <w:r w:rsidR="00270747">
              <w:rPr>
                <w:noProof/>
                <w:webHidden/>
              </w:rPr>
              <w:fldChar w:fldCharType="end"/>
            </w:r>
          </w:hyperlink>
        </w:p>
        <w:p w14:paraId="5C2219DC" w14:textId="6CF2F2EF" w:rsidR="00270747" w:rsidRDefault="00F75F62">
          <w:pPr>
            <w:pStyle w:val="TJ1"/>
            <w:tabs>
              <w:tab w:val="left" w:pos="720"/>
              <w:tab w:val="right" w:leader="dot" w:pos="8771"/>
            </w:tabs>
            <w:rPr>
              <w:rFonts w:asciiTheme="minorHAnsi" w:hAnsiTheme="minorHAnsi"/>
              <w:b w:val="0"/>
              <w:noProof/>
              <w:sz w:val="22"/>
              <w:szCs w:val="22"/>
              <w:lang w:val="hu-HU" w:eastAsia="hu-HU"/>
            </w:rPr>
          </w:pPr>
          <w:hyperlink w:anchor="_Toc459645643" w:history="1">
            <w:r w:rsidR="00270747" w:rsidRPr="00B860D6">
              <w:rPr>
                <w:rStyle w:val="Hiperhivatkozs"/>
                <w:noProof/>
              </w:rPr>
              <w:t>2.3.</w:t>
            </w:r>
            <w:r w:rsidR="00270747">
              <w:rPr>
                <w:rFonts w:asciiTheme="minorHAnsi" w:hAnsiTheme="minorHAnsi"/>
                <w:b w:val="0"/>
                <w:noProof/>
                <w:sz w:val="22"/>
                <w:szCs w:val="22"/>
                <w:lang w:val="hu-HU" w:eastAsia="hu-HU"/>
              </w:rPr>
              <w:tab/>
            </w:r>
            <w:r w:rsidR="00270747" w:rsidRPr="00B860D6">
              <w:rPr>
                <w:rStyle w:val="Hiperhivatkozs"/>
                <w:noProof/>
              </w:rPr>
              <w:t>Arrowhead Clouds</w:t>
            </w:r>
            <w:r w:rsidR="00270747">
              <w:rPr>
                <w:noProof/>
                <w:webHidden/>
              </w:rPr>
              <w:tab/>
            </w:r>
            <w:r w:rsidR="00270747">
              <w:rPr>
                <w:noProof/>
                <w:webHidden/>
              </w:rPr>
              <w:fldChar w:fldCharType="begin"/>
            </w:r>
            <w:r w:rsidR="00270747">
              <w:rPr>
                <w:noProof/>
                <w:webHidden/>
              </w:rPr>
              <w:instrText xml:space="preserve"> PAGEREF _Toc459645643 \h </w:instrText>
            </w:r>
            <w:r w:rsidR="00270747">
              <w:rPr>
                <w:noProof/>
                <w:webHidden/>
              </w:rPr>
            </w:r>
            <w:r w:rsidR="00270747">
              <w:rPr>
                <w:noProof/>
                <w:webHidden/>
              </w:rPr>
              <w:fldChar w:fldCharType="separate"/>
            </w:r>
            <w:r w:rsidR="00C67172">
              <w:rPr>
                <w:noProof/>
                <w:webHidden/>
              </w:rPr>
              <w:t>6</w:t>
            </w:r>
            <w:r w:rsidR="00270747">
              <w:rPr>
                <w:noProof/>
                <w:webHidden/>
              </w:rPr>
              <w:fldChar w:fldCharType="end"/>
            </w:r>
          </w:hyperlink>
        </w:p>
        <w:p w14:paraId="2346E68A" w14:textId="2BC78081" w:rsidR="00270747" w:rsidRDefault="00F75F62">
          <w:pPr>
            <w:pStyle w:val="TJ1"/>
            <w:tabs>
              <w:tab w:val="left" w:pos="720"/>
              <w:tab w:val="right" w:leader="dot" w:pos="8771"/>
            </w:tabs>
            <w:rPr>
              <w:rFonts w:asciiTheme="minorHAnsi" w:hAnsiTheme="minorHAnsi"/>
              <w:b w:val="0"/>
              <w:noProof/>
              <w:sz w:val="22"/>
              <w:szCs w:val="22"/>
              <w:lang w:val="hu-HU" w:eastAsia="hu-HU"/>
            </w:rPr>
          </w:pPr>
          <w:hyperlink w:anchor="_Toc459645644" w:history="1">
            <w:r w:rsidR="00270747" w:rsidRPr="00B860D6">
              <w:rPr>
                <w:rStyle w:val="Hiperhivatkozs"/>
                <w:noProof/>
              </w:rPr>
              <w:t>2.4.</w:t>
            </w:r>
            <w:r w:rsidR="00270747">
              <w:rPr>
                <w:rFonts w:asciiTheme="minorHAnsi" w:hAnsiTheme="minorHAnsi"/>
                <w:b w:val="0"/>
                <w:noProof/>
                <w:sz w:val="22"/>
                <w:szCs w:val="22"/>
                <w:lang w:val="hu-HU" w:eastAsia="hu-HU"/>
              </w:rPr>
              <w:tab/>
            </w:r>
            <w:r w:rsidR="00270747" w:rsidRPr="00B860D6">
              <w:rPr>
                <w:rStyle w:val="Hiperhivatkozs"/>
                <w:noProof/>
              </w:rPr>
              <w:t>Certificate hierarchy</w:t>
            </w:r>
            <w:r w:rsidR="00270747">
              <w:rPr>
                <w:noProof/>
                <w:webHidden/>
              </w:rPr>
              <w:tab/>
            </w:r>
            <w:r w:rsidR="00270747">
              <w:rPr>
                <w:noProof/>
                <w:webHidden/>
              </w:rPr>
              <w:fldChar w:fldCharType="begin"/>
            </w:r>
            <w:r w:rsidR="00270747">
              <w:rPr>
                <w:noProof/>
                <w:webHidden/>
              </w:rPr>
              <w:instrText xml:space="preserve"> PAGEREF _Toc459645644 \h </w:instrText>
            </w:r>
            <w:r w:rsidR="00270747">
              <w:rPr>
                <w:noProof/>
                <w:webHidden/>
              </w:rPr>
            </w:r>
            <w:r w:rsidR="00270747">
              <w:rPr>
                <w:noProof/>
                <w:webHidden/>
              </w:rPr>
              <w:fldChar w:fldCharType="separate"/>
            </w:r>
            <w:r w:rsidR="00C67172">
              <w:rPr>
                <w:noProof/>
                <w:webHidden/>
              </w:rPr>
              <w:t>8</w:t>
            </w:r>
            <w:r w:rsidR="00270747">
              <w:rPr>
                <w:noProof/>
                <w:webHidden/>
              </w:rPr>
              <w:fldChar w:fldCharType="end"/>
            </w:r>
          </w:hyperlink>
        </w:p>
        <w:p w14:paraId="7206F8E6" w14:textId="6423B455" w:rsidR="00270747" w:rsidRDefault="00F75F62">
          <w:pPr>
            <w:pStyle w:val="TJ1"/>
            <w:tabs>
              <w:tab w:val="left" w:pos="720"/>
              <w:tab w:val="right" w:leader="dot" w:pos="8771"/>
            </w:tabs>
            <w:rPr>
              <w:rFonts w:asciiTheme="minorHAnsi" w:hAnsiTheme="minorHAnsi"/>
              <w:b w:val="0"/>
              <w:noProof/>
              <w:sz w:val="22"/>
              <w:szCs w:val="22"/>
              <w:lang w:val="hu-HU" w:eastAsia="hu-HU"/>
            </w:rPr>
          </w:pPr>
          <w:hyperlink w:anchor="_Toc459645645" w:history="1">
            <w:r w:rsidR="00270747" w:rsidRPr="00B860D6">
              <w:rPr>
                <w:rStyle w:val="Hiperhivatkozs"/>
                <w:noProof/>
              </w:rPr>
              <w:t>3.1.</w:t>
            </w:r>
            <w:r w:rsidR="00270747">
              <w:rPr>
                <w:rFonts w:asciiTheme="minorHAnsi" w:hAnsiTheme="minorHAnsi"/>
                <w:b w:val="0"/>
                <w:noProof/>
                <w:sz w:val="22"/>
                <w:szCs w:val="22"/>
                <w:lang w:val="hu-HU" w:eastAsia="hu-HU"/>
              </w:rPr>
              <w:tab/>
            </w:r>
            <w:r w:rsidR="00270747" w:rsidRPr="00B860D6">
              <w:rPr>
                <w:rStyle w:val="Hiperhivatkozs"/>
                <w:noProof/>
              </w:rPr>
              <w:t>Tasks, responsibilities and scope of functionalities</w:t>
            </w:r>
            <w:r w:rsidR="00270747">
              <w:rPr>
                <w:noProof/>
                <w:webHidden/>
              </w:rPr>
              <w:tab/>
            </w:r>
            <w:r w:rsidR="00270747">
              <w:rPr>
                <w:noProof/>
                <w:webHidden/>
              </w:rPr>
              <w:fldChar w:fldCharType="begin"/>
            </w:r>
            <w:r w:rsidR="00270747">
              <w:rPr>
                <w:noProof/>
                <w:webHidden/>
              </w:rPr>
              <w:instrText xml:space="preserve"> PAGEREF _Toc459645645 \h </w:instrText>
            </w:r>
            <w:r w:rsidR="00270747">
              <w:rPr>
                <w:noProof/>
                <w:webHidden/>
              </w:rPr>
            </w:r>
            <w:r w:rsidR="00270747">
              <w:rPr>
                <w:noProof/>
                <w:webHidden/>
              </w:rPr>
              <w:fldChar w:fldCharType="separate"/>
            </w:r>
            <w:r w:rsidR="00C67172">
              <w:rPr>
                <w:noProof/>
                <w:webHidden/>
              </w:rPr>
              <w:t>12</w:t>
            </w:r>
            <w:r w:rsidR="00270747">
              <w:rPr>
                <w:noProof/>
                <w:webHidden/>
              </w:rPr>
              <w:fldChar w:fldCharType="end"/>
            </w:r>
          </w:hyperlink>
        </w:p>
        <w:p w14:paraId="1087754F" w14:textId="079B96E8" w:rsidR="00270747" w:rsidRDefault="00F75F62">
          <w:pPr>
            <w:pStyle w:val="TJ2"/>
            <w:rPr>
              <w:rFonts w:asciiTheme="minorHAnsi" w:hAnsiTheme="minorHAnsi"/>
              <w:noProof/>
              <w:sz w:val="22"/>
              <w:szCs w:val="22"/>
              <w:lang w:val="hu-HU" w:eastAsia="hu-HU"/>
            </w:rPr>
          </w:pPr>
          <w:hyperlink w:anchor="_Toc459645646" w:history="1">
            <w:r w:rsidR="00270747" w:rsidRPr="00B860D6">
              <w:rPr>
                <w:rStyle w:val="Hiperhivatkozs"/>
                <w:noProof/>
                <w:lang w:val="en-US"/>
              </w:rPr>
              <w:t>3.1.1.</w:t>
            </w:r>
            <w:r w:rsidR="00270747">
              <w:rPr>
                <w:rFonts w:asciiTheme="minorHAnsi" w:hAnsiTheme="minorHAnsi"/>
                <w:noProof/>
                <w:sz w:val="22"/>
                <w:szCs w:val="22"/>
                <w:lang w:val="hu-HU" w:eastAsia="hu-HU"/>
              </w:rPr>
              <w:tab/>
            </w:r>
            <w:r w:rsidR="00270747" w:rsidRPr="00B860D6">
              <w:rPr>
                <w:rStyle w:val="Hiperhivatkozs"/>
                <w:noProof/>
                <w:lang w:val="en-US"/>
              </w:rPr>
              <w:t>Service Registry (DNS-SD and REST bridge) [1]</w:t>
            </w:r>
            <w:r w:rsidR="00270747">
              <w:rPr>
                <w:noProof/>
                <w:webHidden/>
              </w:rPr>
              <w:tab/>
            </w:r>
            <w:r w:rsidR="00270747">
              <w:rPr>
                <w:noProof/>
                <w:webHidden/>
              </w:rPr>
              <w:fldChar w:fldCharType="begin"/>
            </w:r>
            <w:r w:rsidR="00270747">
              <w:rPr>
                <w:noProof/>
                <w:webHidden/>
              </w:rPr>
              <w:instrText xml:space="preserve"> PAGEREF _Toc459645646 \h </w:instrText>
            </w:r>
            <w:r w:rsidR="00270747">
              <w:rPr>
                <w:noProof/>
                <w:webHidden/>
              </w:rPr>
            </w:r>
            <w:r w:rsidR="00270747">
              <w:rPr>
                <w:noProof/>
                <w:webHidden/>
              </w:rPr>
              <w:fldChar w:fldCharType="separate"/>
            </w:r>
            <w:r w:rsidR="00C67172">
              <w:rPr>
                <w:noProof/>
                <w:webHidden/>
              </w:rPr>
              <w:t>12</w:t>
            </w:r>
            <w:r w:rsidR="00270747">
              <w:rPr>
                <w:noProof/>
                <w:webHidden/>
              </w:rPr>
              <w:fldChar w:fldCharType="end"/>
            </w:r>
          </w:hyperlink>
        </w:p>
        <w:p w14:paraId="37AC24F3" w14:textId="49C1F096" w:rsidR="00270747" w:rsidRDefault="00F75F62">
          <w:pPr>
            <w:pStyle w:val="TJ2"/>
            <w:rPr>
              <w:rFonts w:asciiTheme="minorHAnsi" w:hAnsiTheme="minorHAnsi"/>
              <w:noProof/>
              <w:sz w:val="22"/>
              <w:szCs w:val="22"/>
              <w:lang w:val="hu-HU" w:eastAsia="hu-HU"/>
            </w:rPr>
          </w:pPr>
          <w:hyperlink w:anchor="_Toc459645647" w:history="1">
            <w:r w:rsidR="00270747" w:rsidRPr="00B860D6">
              <w:rPr>
                <w:rStyle w:val="Hiperhivatkozs"/>
                <w:noProof/>
                <w:lang w:val="en-US"/>
              </w:rPr>
              <w:t>3.1.2.</w:t>
            </w:r>
            <w:r w:rsidR="00270747">
              <w:rPr>
                <w:rFonts w:asciiTheme="minorHAnsi" w:hAnsiTheme="minorHAnsi"/>
                <w:noProof/>
                <w:sz w:val="22"/>
                <w:szCs w:val="22"/>
                <w:lang w:val="hu-HU" w:eastAsia="hu-HU"/>
              </w:rPr>
              <w:tab/>
            </w:r>
            <w:r w:rsidR="00270747" w:rsidRPr="00B860D6">
              <w:rPr>
                <w:rStyle w:val="Hiperhivatkozs"/>
                <w:noProof/>
                <w:lang w:val="en-US"/>
              </w:rPr>
              <w:t>Authorization System [4]</w:t>
            </w:r>
            <w:r w:rsidR="00270747">
              <w:rPr>
                <w:noProof/>
                <w:webHidden/>
              </w:rPr>
              <w:tab/>
            </w:r>
            <w:r w:rsidR="00270747">
              <w:rPr>
                <w:noProof/>
                <w:webHidden/>
              </w:rPr>
              <w:fldChar w:fldCharType="begin"/>
            </w:r>
            <w:r w:rsidR="00270747">
              <w:rPr>
                <w:noProof/>
                <w:webHidden/>
              </w:rPr>
              <w:instrText xml:space="preserve"> PAGEREF _Toc459645647 \h </w:instrText>
            </w:r>
            <w:r w:rsidR="00270747">
              <w:rPr>
                <w:noProof/>
                <w:webHidden/>
              </w:rPr>
            </w:r>
            <w:r w:rsidR="00270747">
              <w:rPr>
                <w:noProof/>
                <w:webHidden/>
              </w:rPr>
              <w:fldChar w:fldCharType="separate"/>
            </w:r>
            <w:r w:rsidR="00C67172">
              <w:rPr>
                <w:noProof/>
                <w:webHidden/>
              </w:rPr>
              <w:t>13</w:t>
            </w:r>
            <w:r w:rsidR="00270747">
              <w:rPr>
                <w:noProof/>
                <w:webHidden/>
              </w:rPr>
              <w:fldChar w:fldCharType="end"/>
            </w:r>
          </w:hyperlink>
        </w:p>
        <w:p w14:paraId="62126288" w14:textId="5C584880" w:rsidR="00270747" w:rsidRDefault="00F75F62">
          <w:pPr>
            <w:pStyle w:val="TJ2"/>
            <w:rPr>
              <w:rFonts w:asciiTheme="minorHAnsi" w:hAnsiTheme="minorHAnsi"/>
              <w:noProof/>
              <w:sz w:val="22"/>
              <w:szCs w:val="22"/>
              <w:lang w:val="hu-HU" w:eastAsia="hu-HU"/>
            </w:rPr>
          </w:pPr>
          <w:hyperlink w:anchor="_Toc459645648" w:history="1">
            <w:r w:rsidR="00270747" w:rsidRPr="00B860D6">
              <w:rPr>
                <w:rStyle w:val="Hiperhivatkozs"/>
                <w:noProof/>
                <w:lang w:val="en-US"/>
              </w:rPr>
              <w:t>3.1.3.</w:t>
            </w:r>
            <w:r w:rsidR="00270747">
              <w:rPr>
                <w:rFonts w:asciiTheme="minorHAnsi" w:hAnsiTheme="minorHAnsi"/>
                <w:noProof/>
                <w:sz w:val="22"/>
                <w:szCs w:val="22"/>
                <w:lang w:val="hu-HU" w:eastAsia="hu-HU"/>
              </w:rPr>
              <w:tab/>
            </w:r>
            <w:r w:rsidR="00270747" w:rsidRPr="00B860D6">
              <w:rPr>
                <w:rStyle w:val="Hiperhivatkozs"/>
                <w:noProof/>
                <w:lang w:val="en-US"/>
              </w:rPr>
              <w:t>Gatekeeper System [9]</w:t>
            </w:r>
            <w:r w:rsidR="00270747">
              <w:rPr>
                <w:noProof/>
                <w:webHidden/>
              </w:rPr>
              <w:tab/>
            </w:r>
            <w:r w:rsidR="00270747">
              <w:rPr>
                <w:noProof/>
                <w:webHidden/>
              </w:rPr>
              <w:fldChar w:fldCharType="begin"/>
            </w:r>
            <w:r w:rsidR="00270747">
              <w:rPr>
                <w:noProof/>
                <w:webHidden/>
              </w:rPr>
              <w:instrText xml:space="preserve"> PAGEREF _Toc459645648 \h </w:instrText>
            </w:r>
            <w:r w:rsidR="00270747">
              <w:rPr>
                <w:noProof/>
                <w:webHidden/>
              </w:rPr>
            </w:r>
            <w:r w:rsidR="00270747">
              <w:rPr>
                <w:noProof/>
                <w:webHidden/>
              </w:rPr>
              <w:fldChar w:fldCharType="separate"/>
            </w:r>
            <w:r w:rsidR="00C67172">
              <w:rPr>
                <w:noProof/>
                <w:webHidden/>
              </w:rPr>
              <w:t>14</w:t>
            </w:r>
            <w:r w:rsidR="00270747">
              <w:rPr>
                <w:noProof/>
                <w:webHidden/>
              </w:rPr>
              <w:fldChar w:fldCharType="end"/>
            </w:r>
          </w:hyperlink>
        </w:p>
        <w:p w14:paraId="765AD697" w14:textId="1CFDCFEF" w:rsidR="00270747" w:rsidRDefault="00F75F62">
          <w:pPr>
            <w:pStyle w:val="TJ2"/>
            <w:rPr>
              <w:rFonts w:asciiTheme="minorHAnsi" w:hAnsiTheme="minorHAnsi"/>
              <w:noProof/>
              <w:sz w:val="22"/>
              <w:szCs w:val="22"/>
              <w:lang w:val="hu-HU" w:eastAsia="hu-HU"/>
            </w:rPr>
          </w:pPr>
          <w:hyperlink w:anchor="_Toc459645649" w:history="1">
            <w:r w:rsidR="00270747" w:rsidRPr="00B860D6">
              <w:rPr>
                <w:rStyle w:val="Hiperhivatkozs"/>
                <w:noProof/>
                <w:lang w:val="en-US"/>
              </w:rPr>
              <w:t>3.1.4.</w:t>
            </w:r>
            <w:r w:rsidR="00270747">
              <w:rPr>
                <w:rFonts w:asciiTheme="minorHAnsi" w:hAnsiTheme="minorHAnsi"/>
                <w:noProof/>
                <w:sz w:val="22"/>
                <w:szCs w:val="22"/>
                <w:lang w:val="hu-HU" w:eastAsia="hu-HU"/>
              </w:rPr>
              <w:tab/>
            </w:r>
            <w:r w:rsidR="00270747" w:rsidRPr="00B860D6">
              <w:rPr>
                <w:rStyle w:val="Hiperhivatkozs"/>
                <w:noProof/>
                <w:lang w:val="en-US"/>
              </w:rPr>
              <w:t>Orchestration Store System [10]</w:t>
            </w:r>
            <w:r w:rsidR="00270747">
              <w:rPr>
                <w:noProof/>
                <w:webHidden/>
              </w:rPr>
              <w:tab/>
            </w:r>
            <w:r w:rsidR="00270747">
              <w:rPr>
                <w:noProof/>
                <w:webHidden/>
              </w:rPr>
              <w:fldChar w:fldCharType="begin"/>
            </w:r>
            <w:r w:rsidR="00270747">
              <w:rPr>
                <w:noProof/>
                <w:webHidden/>
              </w:rPr>
              <w:instrText xml:space="preserve"> PAGEREF _Toc459645649 \h </w:instrText>
            </w:r>
            <w:r w:rsidR="00270747">
              <w:rPr>
                <w:noProof/>
                <w:webHidden/>
              </w:rPr>
            </w:r>
            <w:r w:rsidR="00270747">
              <w:rPr>
                <w:noProof/>
                <w:webHidden/>
              </w:rPr>
              <w:fldChar w:fldCharType="separate"/>
            </w:r>
            <w:r w:rsidR="00C67172">
              <w:rPr>
                <w:noProof/>
                <w:webHidden/>
              </w:rPr>
              <w:t>15</w:t>
            </w:r>
            <w:r w:rsidR="00270747">
              <w:rPr>
                <w:noProof/>
                <w:webHidden/>
              </w:rPr>
              <w:fldChar w:fldCharType="end"/>
            </w:r>
          </w:hyperlink>
        </w:p>
        <w:p w14:paraId="15E7613C" w14:textId="4A55DE00" w:rsidR="00270747" w:rsidRDefault="00F75F62">
          <w:pPr>
            <w:pStyle w:val="TJ2"/>
            <w:rPr>
              <w:rFonts w:asciiTheme="minorHAnsi" w:hAnsiTheme="minorHAnsi"/>
              <w:noProof/>
              <w:sz w:val="22"/>
              <w:szCs w:val="22"/>
              <w:lang w:val="hu-HU" w:eastAsia="hu-HU"/>
            </w:rPr>
          </w:pPr>
          <w:hyperlink w:anchor="_Toc459645650" w:history="1">
            <w:r w:rsidR="00270747" w:rsidRPr="00B860D6">
              <w:rPr>
                <w:rStyle w:val="Hiperhivatkozs"/>
                <w:noProof/>
                <w:lang w:val="en-US"/>
              </w:rPr>
              <w:t>3.1.5.</w:t>
            </w:r>
            <w:r w:rsidR="00270747">
              <w:rPr>
                <w:rFonts w:asciiTheme="minorHAnsi" w:hAnsiTheme="minorHAnsi"/>
                <w:noProof/>
                <w:sz w:val="22"/>
                <w:szCs w:val="22"/>
                <w:lang w:val="hu-HU" w:eastAsia="hu-HU"/>
              </w:rPr>
              <w:tab/>
            </w:r>
            <w:r w:rsidR="00270747" w:rsidRPr="00B860D6">
              <w:rPr>
                <w:rStyle w:val="Hiperhivatkozs"/>
                <w:noProof/>
                <w:lang w:val="en-US"/>
              </w:rPr>
              <w:t>Advanced Orchestrator System [10]</w:t>
            </w:r>
            <w:r w:rsidR="00270747">
              <w:rPr>
                <w:noProof/>
                <w:webHidden/>
              </w:rPr>
              <w:tab/>
            </w:r>
            <w:r w:rsidR="00270747">
              <w:rPr>
                <w:noProof/>
                <w:webHidden/>
              </w:rPr>
              <w:fldChar w:fldCharType="begin"/>
            </w:r>
            <w:r w:rsidR="00270747">
              <w:rPr>
                <w:noProof/>
                <w:webHidden/>
              </w:rPr>
              <w:instrText xml:space="preserve"> PAGEREF _Toc459645650 \h </w:instrText>
            </w:r>
            <w:r w:rsidR="00270747">
              <w:rPr>
                <w:noProof/>
                <w:webHidden/>
              </w:rPr>
            </w:r>
            <w:r w:rsidR="00270747">
              <w:rPr>
                <w:noProof/>
                <w:webHidden/>
              </w:rPr>
              <w:fldChar w:fldCharType="separate"/>
            </w:r>
            <w:r w:rsidR="00C67172">
              <w:rPr>
                <w:noProof/>
                <w:webHidden/>
              </w:rPr>
              <w:t>16</w:t>
            </w:r>
            <w:r w:rsidR="00270747">
              <w:rPr>
                <w:noProof/>
                <w:webHidden/>
              </w:rPr>
              <w:fldChar w:fldCharType="end"/>
            </w:r>
          </w:hyperlink>
        </w:p>
        <w:p w14:paraId="6889F05E" w14:textId="3B0330EB" w:rsidR="00270747" w:rsidRDefault="00F75F62">
          <w:pPr>
            <w:pStyle w:val="TJ1"/>
            <w:tabs>
              <w:tab w:val="left" w:pos="720"/>
              <w:tab w:val="right" w:leader="dot" w:pos="8771"/>
            </w:tabs>
            <w:rPr>
              <w:rFonts w:asciiTheme="minorHAnsi" w:hAnsiTheme="minorHAnsi"/>
              <w:b w:val="0"/>
              <w:noProof/>
              <w:sz w:val="22"/>
              <w:szCs w:val="22"/>
              <w:lang w:val="hu-HU" w:eastAsia="hu-HU"/>
            </w:rPr>
          </w:pPr>
          <w:hyperlink w:anchor="_Toc459645651" w:history="1">
            <w:r w:rsidR="00270747" w:rsidRPr="00B860D6">
              <w:rPr>
                <w:rStyle w:val="Hiperhivatkozs"/>
                <w:noProof/>
              </w:rPr>
              <w:t>7.1.</w:t>
            </w:r>
            <w:r w:rsidR="00270747">
              <w:rPr>
                <w:rFonts w:asciiTheme="minorHAnsi" w:hAnsiTheme="minorHAnsi"/>
                <w:b w:val="0"/>
                <w:noProof/>
                <w:sz w:val="22"/>
                <w:szCs w:val="22"/>
                <w:lang w:val="hu-HU" w:eastAsia="hu-HU"/>
              </w:rPr>
              <w:tab/>
            </w:r>
            <w:r w:rsidR="00270747" w:rsidRPr="00B860D6">
              <w:rPr>
                <w:rStyle w:val="Hiperhivatkozs"/>
                <w:noProof/>
              </w:rPr>
              <w:t>Amendments</w:t>
            </w:r>
            <w:r w:rsidR="00270747">
              <w:rPr>
                <w:noProof/>
                <w:webHidden/>
              </w:rPr>
              <w:tab/>
            </w:r>
            <w:r w:rsidR="00270747">
              <w:rPr>
                <w:noProof/>
                <w:webHidden/>
              </w:rPr>
              <w:fldChar w:fldCharType="begin"/>
            </w:r>
            <w:r w:rsidR="00270747">
              <w:rPr>
                <w:noProof/>
                <w:webHidden/>
              </w:rPr>
              <w:instrText xml:space="preserve"> PAGEREF _Toc459645651 \h </w:instrText>
            </w:r>
            <w:r w:rsidR="00270747">
              <w:rPr>
                <w:noProof/>
                <w:webHidden/>
              </w:rPr>
            </w:r>
            <w:r w:rsidR="00270747">
              <w:rPr>
                <w:noProof/>
                <w:webHidden/>
              </w:rPr>
              <w:fldChar w:fldCharType="separate"/>
            </w:r>
            <w:r w:rsidR="00C67172">
              <w:rPr>
                <w:noProof/>
                <w:webHidden/>
              </w:rPr>
              <w:t>23</w:t>
            </w:r>
            <w:r w:rsidR="00270747">
              <w:rPr>
                <w:noProof/>
                <w:webHidden/>
              </w:rPr>
              <w:fldChar w:fldCharType="end"/>
            </w:r>
          </w:hyperlink>
        </w:p>
        <w:p w14:paraId="0ED7417C" w14:textId="1AB4AC50" w:rsidR="00270747" w:rsidRDefault="00F75F62">
          <w:pPr>
            <w:pStyle w:val="TJ1"/>
            <w:tabs>
              <w:tab w:val="left" w:pos="720"/>
              <w:tab w:val="right" w:leader="dot" w:pos="8771"/>
            </w:tabs>
            <w:rPr>
              <w:rFonts w:asciiTheme="minorHAnsi" w:hAnsiTheme="minorHAnsi"/>
              <w:b w:val="0"/>
              <w:noProof/>
              <w:sz w:val="22"/>
              <w:szCs w:val="22"/>
              <w:lang w:val="hu-HU" w:eastAsia="hu-HU"/>
            </w:rPr>
          </w:pPr>
          <w:hyperlink w:anchor="_Toc459645652" w:history="1">
            <w:r w:rsidR="00270747" w:rsidRPr="00B860D6">
              <w:rPr>
                <w:rStyle w:val="Hiperhivatkozs"/>
                <w:noProof/>
              </w:rPr>
              <w:t>7.2.</w:t>
            </w:r>
            <w:r w:rsidR="00270747">
              <w:rPr>
                <w:rFonts w:asciiTheme="minorHAnsi" w:hAnsiTheme="minorHAnsi"/>
                <w:b w:val="0"/>
                <w:noProof/>
                <w:sz w:val="22"/>
                <w:szCs w:val="22"/>
                <w:lang w:val="hu-HU" w:eastAsia="hu-HU"/>
              </w:rPr>
              <w:tab/>
            </w:r>
            <w:r w:rsidR="00270747" w:rsidRPr="00B860D6">
              <w:rPr>
                <w:rStyle w:val="Hiperhivatkozs"/>
                <w:noProof/>
              </w:rPr>
              <w:t>Quality Assurance</w:t>
            </w:r>
            <w:r w:rsidR="00270747">
              <w:rPr>
                <w:noProof/>
                <w:webHidden/>
              </w:rPr>
              <w:tab/>
            </w:r>
            <w:r w:rsidR="00270747">
              <w:rPr>
                <w:noProof/>
                <w:webHidden/>
              </w:rPr>
              <w:fldChar w:fldCharType="begin"/>
            </w:r>
            <w:r w:rsidR="00270747">
              <w:rPr>
                <w:noProof/>
                <w:webHidden/>
              </w:rPr>
              <w:instrText xml:space="preserve"> PAGEREF _Toc459645652 \h </w:instrText>
            </w:r>
            <w:r w:rsidR="00270747">
              <w:rPr>
                <w:noProof/>
                <w:webHidden/>
              </w:rPr>
            </w:r>
            <w:r w:rsidR="00270747">
              <w:rPr>
                <w:noProof/>
                <w:webHidden/>
              </w:rPr>
              <w:fldChar w:fldCharType="separate"/>
            </w:r>
            <w:r w:rsidR="00C67172">
              <w:rPr>
                <w:noProof/>
                <w:webHidden/>
              </w:rPr>
              <w:t>23</w:t>
            </w:r>
            <w:r w:rsidR="00270747">
              <w:rPr>
                <w:noProof/>
                <w:webHidden/>
              </w:rPr>
              <w:fldChar w:fldCharType="end"/>
            </w:r>
          </w:hyperlink>
        </w:p>
        <w:p w14:paraId="12B53D58" w14:textId="65FC36CF" w:rsidR="00270747" w:rsidRDefault="00270747">
          <w:r>
            <w:rPr>
              <w:b/>
              <w:bCs/>
            </w:rPr>
            <w:fldChar w:fldCharType="end"/>
          </w:r>
        </w:p>
      </w:sdtContent>
    </w:sdt>
    <w:p w14:paraId="4FB679B6" w14:textId="495DE2A2" w:rsidR="00D304E5" w:rsidRPr="00CD480D" w:rsidRDefault="0035468C" w:rsidP="00D304E5">
      <w:pPr>
        <w:tabs>
          <w:tab w:val="right" w:leader="dot" w:pos="8080"/>
        </w:tabs>
        <w:rPr>
          <w:lang w:val="en-US"/>
        </w:rPr>
        <w:sectPr w:rsidR="00D304E5" w:rsidRPr="00CD480D" w:rsidSect="00E76CE9">
          <w:headerReference w:type="default" r:id="rId10"/>
          <w:footerReference w:type="default" r:id="rId11"/>
          <w:pgSz w:w="11900" w:h="16840"/>
          <w:pgMar w:top="2520" w:right="1134" w:bottom="1418" w:left="1985" w:header="563" w:footer="709" w:gutter="0"/>
          <w:cols w:space="708"/>
          <w:docGrid w:linePitch="360"/>
        </w:sectPr>
      </w:pPr>
      <w:r w:rsidRPr="00CD480D">
        <w:rPr>
          <w:bCs/>
          <w:noProof/>
          <w:lang w:val="en-US"/>
        </w:rPr>
        <w:t>.</w:t>
      </w:r>
      <w:r w:rsidR="00D15CAE" w:rsidRPr="00CD480D">
        <w:rPr>
          <w:rFonts w:ascii="Calibri" w:hAnsi="Calibri"/>
          <w:sz w:val="20"/>
          <w:lang w:val="en-US"/>
        </w:rPr>
        <w:fldChar w:fldCharType="end"/>
      </w:r>
    </w:p>
    <w:p w14:paraId="0AD53A91" w14:textId="76387F18" w:rsidR="002C447C" w:rsidRPr="00CD480D" w:rsidRDefault="005A47D4" w:rsidP="009F5CBA">
      <w:pPr>
        <w:pStyle w:val="Cm"/>
      </w:pPr>
      <w:r w:rsidRPr="00CD480D">
        <w:lastRenderedPageBreak/>
        <w:t>Introduction</w:t>
      </w:r>
    </w:p>
    <w:p w14:paraId="68CC3BF6" w14:textId="77777777" w:rsidR="00E50096" w:rsidRPr="00CD480D" w:rsidRDefault="00E50096" w:rsidP="00E50096">
      <w:pPr>
        <w:pStyle w:val="NormlWeb"/>
        <w:spacing w:before="0" w:beforeAutospacing="0" w:after="0" w:afterAutospacing="0"/>
        <w:rPr>
          <w:lang w:val="en-US"/>
        </w:rPr>
      </w:pPr>
    </w:p>
    <w:p w14:paraId="5E5838E4" w14:textId="3DE6C0F6" w:rsidR="000F2C9F" w:rsidRPr="00CD480D" w:rsidRDefault="00E50096" w:rsidP="00E50096">
      <w:pPr>
        <w:pStyle w:val="Szvegtrzs"/>
        <w:rPr>
          <w:lang w:val="en-US"/>
        </w:rPr>
      </w:pPr>
      <w:r w:rsidRPr="00CD480D">
        <w:rPr>
          <w:lang w:val="en-US"/>
        </w:rPr>
        <w:t>In its evolution, Generation 1 of the Arrowhead Framework provided the fundamental principles and preliminary implementation for the mandatory core services -- whereas Generation 2 provided further core services and their mature implementations. The Generation 3.1 of the framework introduced the handling of events, security certificates, and Quality of Service constraints. Furthermore, it clarified the core services used by the application demonstrations for the Arrowhead project -- and their implementations got further polished.</w:t>
      </w:r>
    </w:p>
    <w:p w14:paraId="588568D2" w14:textId="1373F498" w:rsidR="00E50096" w:rsidRPr="00CD480D" w:rsidRDefault="00E50096" w:rsidP="00E50096">
      <w:pPr>
        <w:pStyle w:val="Szvegtrzs"/>
        <w:rPr>
          <w:lang w:val="en-US"/>
        </w:rPr>
      </w:pPr>
    </w:p>
    <w:p w14:paraId="64839E85" w14:textId="6F2265E5" w:rsidR="00E50096" w:rsidRPr="00CD480D" w:rsidRDefault="00E50096" w:rsidP="00E50096">
      <w:pPr>
        <w:pStyle w:val="NormlWeb"/>
        <w:spacing w:before="0" w:beforeAutospacing="0" w:after="0" w:afterAutospacing="0"/>
        <w:jc w:val="both"/>
        <w:rPr>
          <w:rFonts w:asciiTheme="minorHAnsi" w:eastAsiaTheme="minorEastAsia" w:hAnsiTheme="minorHAnsi" w:cstheme="minorBidi"/>
          <w:lang w:val="en-US" w:eastAsia="sv-SE"/>
        </w:rPr>
      </w:pPr>
      <w:r w:rsidRPr="00CD480D">
        <w:rPr>
          <w:rFonts w:asciiTheme="minorHAnsi" w:eastAsiaTheme="minorEastAsia" w:hAnsiTheme="minorHAnsi" w:cstheme="minorBidi"/>
          <w:lang w:val="en-US" w:eastAsia="sv-SE"/>
        </w:rPr>
        <w:t xml:space="preserve">The main objective of this </w:t>
      </w:r>
      <w:r w:rsidR="004D5B67">
        <w:rPr>
          <w:rFonts w:asciiTheme="minorHAnsi" w:eastAsiaTheme="minorEastAsia" w:hAnsiTheme="minorHAnsi" w:cstheme="minorBidi"/>
          <w:lang w:val="en-US" w:eastAsia="sv-SE"/>
        </w:rPr>
        <w:t xml:space="preserve">proof-of-concept, development-targeted </w:t>
      </w:r>
      <w:r w:rsidRPr="00CD480D">
        <w:rPr>
          <w:rFonts w:asciiTheme="minorHAnsi" w:eastAsiaTheme="minorEastAsia" w:hAnsiTheme="minorHAnsi" w:cstheme="minorBidi"/>
          <w:lang w:val="en-US" w:eastAsia="sv-SE"/>
        </w:rPr>
        <w:t>generation (3.2) is to integrate fundamental solutions to the newly arisen, but essential requirements:</w:t>
      </w:r>
    </w:p>
    <w:p w14:paraId="50548760" w14:textId="00B27EDA" w:rsidR="00E50096" w:rsidRDefault="00E50096" w:rsidP="00E50096">
      <w:pPr>
        <w:pStyle w:val="NormlWeb"/>
        <w:numPr>
          <w:ilvl w:val="0"/>
          <w:numId w:val="7"/>
        </w:numPr>
        <w:spacing w:before="0" w:beforeAutospacing="0" w:after="0" w:afterAutospacing="0"/>
        <w:jc w:val="both"/>
        <w:rPr>
          <w:rFonts w:asciiTheme="minorHAnsi" w:eastAsiaTheme="minorEastAsia" w:hAnsiTheme="minorHAnsi" w:cstheme="minorBidi"/>
          <w:lang w:val="en-US" w:eastAsia="sv-SE"/>
        </w:rPr>
      </w:pPr>
      <w:r w:rsidRPr="00CD480D">
        <w:rPr>
          <w:rFonts w:asciiTheme="minorHAnsi" w:eastAsiaTheme="minorEastAsia" w:hAnsiTheme="minorHAnsi" w:cstheme="minorBidi"/>
          <w:lang w:val="en-US" w:eastAsia="sv-SE"/>
        </w:rPr>
        <w:t>advanced authentication and authorization capabilities</w:t>
      </w:r>
      <w:r w:rsidR="004D5B67">
        <w:rPr>
          <w:rFonts w:asciiTheme="minorHAnsi" w:eastAsiaTheme="minorEastAsia" w:hAnsiTheme="minorHAnsi" w:cstheme="minorBidi"/>
          <w:lang w:val="en-US" w:eastAsia="sv-SE"/>
        </w:rPr>
        <w:t xml:space="preserve"> (authorization token)</w:t>
      </w:r>
      <w:r w:rsidRPr="00CD480D">
        <w:rPr>
          <w:rFonts w:asciiTheme="minorHAnsi" w:eastAsiaTheme="minorEastAsia" w:hAnsiTheme="minorHAnsi" w:cstheme="minorBidi"/>
          <w:lang w:val="en-US" w:eastAsia="sv-SE"/>
        </w:rPr>
        <w:t>,</w:t>
      </w:r>
    </w:p>
    <w:p w14:paraId="36BB1F1F" w14:textId="68A323AE" w:rsidR="00111F19" w:rsidRPr="00CD480D" w:rsidRDefault="00111F19" w:rsidP="00E50096">
      <w:pPr>
        <w:pStyle w:val="NormlWeb"/>
        <w:numPr>
          <w:ilvl w:val="0"/>
          <w:numId w:val="7"/>
        </w:numPr>
        <w:spacing w:before="0" w:beforeAutospacing="0" w:after="0" w:afterAutospacing="0"/>
        <w:jc w:val="both"/>
        <w:rPr>
          <w:rFonts w:asciiTheme="minorHAnsi" w:eastAsiaTheme="minorEastAsia" w:hAnsiTheme="minorHAnsi" w:cstheme="minorBidi"/>
          <w:lang w:val="en-US" w:eastAsia="sv-SE"/>
        </w:rPr>
      </w:pPr>
      <w:r>
        <w:rPr>
          <w:rFonts w:asciiTheme="minorHAnsi" w:eastAsiaTheme="minorEastAsia" w:hAnsiTheme="minorHAnsi" w:cstheme="minorBidi"/>
          <w:lang w:val="en-US" w:eastAsia="sv-SE"/>
        </w:rPr>
        <w:t>advanced Orchestration Store functionalities</w:t>
      </w:r>
    </w:p>
    <w:p w14:paraId="55DA60BD" w14:textId="2481FDA0" w:rsidR="00E50096" w:rsidRPr="00CD480D" w:rsidRDefault="00E50096" w:rsidP="00E50096">
      <w:pPr>
        <w:pStyle w:val="NormlWeb"/>
        <w:numPr>
          <w:ilvl w:val="0"/>
          <w:numId w:val="7"/>
        </w:numPr>
        <w:spacing w:before="0" w:beforeAutospacing="0" w:after="0" w:afterAutospacing="0"/>
        <w:jc w:val="both"/>
        <w:rPr>
          <w:rFonts w:asciiTheme="minorHAnsi" w:eastAsiaTheme="minorEastAsia" w:hAnsiTheme="minorHAnsi" w:cstheme="minorBidi"/>
          <w:lang w:val="en-US" w:eastAsia="sv-SE"/>
        </w:rPr>
      </w:pPr>
      <w:r w:rsidRPr="00CD480D">
        <w:rPr>
          <w:rFonts w:asciiTheme="minorHAnsi" w:eastAsiaTheme="minorEastAsia" w:hAnsiTheme="minorHAnsi" w:cstheme="minorBidi"/>
          <w:lang w:val="en-US" w:eastAsia="sv-SE"/>
        </w:rPr>
        <w:t>dynamic service orchestration process,</w:t>
      </w:r>
    </w:p>
    <w:p w14:paraId="35BE1DF5" w14:textId="13962FB3" w:rsidR="00E50096" w:rsidRPr="00CD480D" w:rsidRDefault="00E50096" w:rsidP="00E50096">
      <w:pPr>
        <w:pStyle w:val="NormlWeb"/>
        <w:numPr>
          <w:ilvl w:val="0"/>
          <w:numId w:val="7"/>
        </w:numPr>
        <w:spacing w:before="0" w:beforeAutospacing="0" w:after="0" w:afterAutospacing="0"/>
        <w:jc w:val="both"/>
        <w:rPr>
          <w:rFonts w:asciiTheme="minorHAnsi" w:eastAsiaTheme="minorEastAsia" w:hAnsiTheme="minorHAnsi" w:cstheme="minorBidi"/>
          <w:lang w:val="en-US" w:eastAsia="sv-SE"/>
        </w:rPr>
      </w:pPr>
      <w:r w:rsidRPr="00CD480D">
        <w:rPr>
          <w:rFonts w:asciiTheme="minorHAnsi" w:eastAsiaTheme="minorEastAsia" w:hAnsiTheme="minorHAnsi" w:cstheme="minorBidi"/>
          <w:lang w:val="en-US" w:eastAsia="sv-SE"/>
        </w:rPr>
        <w:t>real-time communication (QoS) and resource allocation functionalities,</w:t>
      </w:r>
    </w:p>
    <w:p w14:paraId="59901E0A" w14:textId="57D7E4C8" w:rsidR="00E50096" w:rsidRPr="00CD480D" w:rsidRDefault="00E50096" w:rsidP="00E50096">
      <w:pPr>
        <w:pStyle w:val="NormlWeb"/>
        <w:numPr>
          <w:ilvl w:val="0"/>
          <w:numId w:val="7"/>
        </w:numPr>
        <w:spacing w:before="0" w:beforeAutospacing="0" w:after="0" w:afterAutospacing="0"/>
        <w:jc w:val="both"/>
        <w:rPr>
          <w:rFonts w:asciiTheme="minorHAnsi" w:eastAsiaTheme="minorEastAsia" w:hAnsiTheme="minorHAnsi" w:cstheme="minorBidi"/>
          <w:lang w:val="en-US" w:eastAsia="sv-SE"/>
        </w:rPr>
      </w:pPr>
      <w:r w:rsidRPr="00CD480D">
        <w:rPr>
          <w:rFonts w:asciiTheme="minorHAnsi" w:eastAsiaTheme="minorEastAsia" w:hAnsiTheme="minorHAnsi" w:cstheme="minorBidi"/>
          <w:lang w:val="en-US" w:eastAsia="sv-SE"/>
        </w:rPr>
        <w:t>event and alarm handling capabilities,</w:t>
      </w:r>
    </w:p>
    <w:p w14:paraId="08DD3DE7" w14:textId="315E70F8" w:rsidR="00E50096" w:rsidRPr="00CD480D" w:rsidRDefault="00E50096" w:rsidP="00E50096">
      <w:pPr>
        <w:pStyle w:val="NormlWeb"/>
        <w:numPr>
          <w:ilvl w:val="0"/>
          <w:numId w:val="7"/>
        </w:numPr>
        <w:spacing w:before="0" w:beforeAutospacing="0" w:after="0" w:afterAutospacing="0"/>
        <w:jc w:val="both"/>
        <w:rPr>
          <w:rFonts w:asciiTheme="minorHAnsi" w:eastAsiaTheme="minorEastAsia" w:hAnsiTheme="minorHAnsi" w:cstheme="minorBidi"/>
          <w:lang w:val="en-US" w:eastAsia="sv-SE"/>
        </w:rPr>
      </w:pPr>
      <w:r w:rsidRPr="00CD480D">
        <w:rPr>
          <w:rFonts w:asciiTheme="minorHAnsi" w:eastAsiaTheme="minorEastAsia" w:hAnsiTheme="minorHAnsi" w:cstheme="minorBidi"/>
          <w:lang w:val="en-US" w:eastAsia="sv-SE"/>
        </w:rPr>
        <w:t>the integration of the automation support services (such as the Historian or Translation Services</w:t>
      </w:r>
      <w:r w:rsidR="004D5B67">
        <w:rPr>
          <w:rFonts w:asciiTheme="minorHAnsi" w:eastAsiaTheme="minorEastAsia" w:hAnsiTheme="minorHAnsi" w:cstheme="minorBidi"/>
          <w:lang w:val="en-US" w:eastAsia="sv-SE"/>
        </w:rPr>
        <w:t>)</w:t>
      </w:r>
      <w:r w:rsidRPr="00CD480D">
        <w:rPr>
          <w:rFonts w:asciiTheme="minorHAnsi" w:eastAsiaTheme="minorEastAsia" w:hAnsiTheme="minorHAnsi" w:cstheme="minorBidi"/>
          <w:lang w:val="en-US" w:eastAsia="sv-SE"/>
        </w:rPr>
        <w:t>,</w:t>
      </w:r>
    </w:p>
    <w:p w14:paraId="2A9C7959" w14:textId="36FDE102" w:rsidR="00E50096" w:rsidRPr="00CD480D" w:rsidRDefault="00E50096" w:rsidP="00E50096">
      <w:pPr>
        <w:pStyle w:val="NormlWeb"/>
        <w:numPr>
          <w:ilvl w:val="0"/>
          <w:numId w:val="7"/>
        </w:numPr>
        <w:spacing w:before="0" w:beforeAutospacing="0" w:after="0" w:afterAutospacing="0"/>
        <w:jc w:val="both"/>
        <w:rPr>
          <w:rFonts w:asciiTheme="minorHAnsi" w:eastAsiaTheme="minorEastAsia" w:hAnsiTheme="minorHAnsi" w:cstheme="minorBidi"/>
          <w:lang w:val="en-US" w:eastAsia="sv-SE"/>
        </w:rPr>
      </w:pPr>
      <w:r w:rsidRPr="00CD480D">
        <w:rPr>
          <w:rFonts w:asciiTheme="minorHAnsi" w:eastAsiaTheme="minorEastAsia" w:hAnsiTheme="minorHAnsi" w:cstheme="minorBidi"/>
          <w:lang w:val="en-US" w:eastAsia="sv-SE"/>
        </w:rPr>
        <w:t xml:space="preserve">and inter-Cloud </w:t>
      </w:r>
      <w:r w:rsidR="00111F19">
        <w:rPr>
          <w:rFonts w:asciiTheme="minorHAnsi" w:eastAsiaTheme="minorEastAsia" w:hAnsiTheme="minorHAnsi" w:cstheme="minorBidi"/>
          <w:lang w:val="en-US" w:eastAsia="sv-SE"/>
        </w:rPr>
        <w:t xml:space="preserve">orchestration and </w:t>
      </w:r>
      <w:r w:rsidRPr="00CD480D">
        <w:rPr>
          <w:rFonts w:asciiTheme="minorHAnsi" w:eastAsiaTheme="minorEastAsia" w:hAnsiTheme="minorHAnsi" w:cstheme="minorBidi"/>
          <w:lang w:val="en-US" w:eastAsia="sv-SE"/>
        </w:rPr>
        <w:t>servicing capabilities.</w:t>
      </w:r>
    </w:p>
    <w:p w14:paraId="7194C877" w14:textId="399AEF67" w:rsidR="00E50096" w:rsidRPr="00CD480D" w:rsidRDefault="00E50096" w:rsidP="00E50096">
      <w:pPr>
        <w:pStyle w:val="Szvegtrzs"/>
        <w:rPr>
          <w:lang w:val="en-US"/>
        </w:rPr>
      </w:pPr>
    </w:p>
    <w:p w14:paraId="5C9BC1CF" w14:textId="7E90E0C2" w:rsidR="00E50096" w:rsidRPr="00CD480D" w:rsidRDefault="00E50096" w:rsidP="00E50096">
      <w:pPr>
        <w:pStyle w:val="NormlWeb"/>
        <w:spacing w:before="0" w:beforeAutospacing="0" w:after="0" w:afterAutospacing="0"/>
        <w:jc w:val="both"/>
        <w:rPr>
          <w:rFonts w:asciiTheme="minorHAnsi" w:eastAsiaTheme="minorEastAsia" w:hAnsiTheme="minorHAnsi" w:cstheme="minorBidi"/>
          <w:lang w:val="en-US" w:eastAsia="sv-SE"/>
        </w:rPr>
      </w:pPr>
      <w:r w:rsidRPr="00CD480D">
        <w:rPr>
          <w:rFonts w:asciiTheme="minorHAnsi" w:eastAsiaTheme="minorEastAsia" w:hAnsiTheme="minorHAnsi" w:cstheme="minorBidi"/>
          <w:lang w:val="en-US" w:eastAsia="sv-SE"/>
        </w:rPr>
        <w:t>As per the Arrowhead approach, a Service Oriented Architecture (SOA) is established to tackle this problem: it aims at providing interoperability by facilitating the service interactions within closed or at least separated automation environments, called local clouds.</w:t>
      </w:r>
    </w:p>
    <w:p w14:paraId="07DF028F" w14:textId="6184FA01" w:rsidR="00E50096" w:rsidRPr="00CD480D" w:rsidRDefault="00E50096" w:rsidP="00E50096">
      <w:pPr>
        <w:pStyle w:val="Szvegtrzs"/>
        <w:rPr>
          <w:lang w:val="en-US"/>
        </w:rPr>
      </w:pPr>
    </w:p>
    <w:p w14:paraId="222896DA" w14:textId="0BE178ED" w:rsidR="00E50096" w:rsidRPr="00CD480D" w:rsidRDefault="00E50096" w:rsidP="00E50096">
      <w:pPr>
        <w:pStyle w:val="Szvegtrzs"/>
        <w:rPr>
          <w:lang w:val="en-US"/>
        </w:rPr>
      </w:pPr>
      <w:r w:rsidRPr="00CD480D">
        <w:rPr>
          <w:lang w:val="en-US"/>
        </w:rPr>
        <w:t xml:space="preserve">These </w:t>
      </w:r>
      <w:r w:rsidRPr="00CD480D">
        <w:rPr>
          <w:b/>
          <w:i/>
          <w:lang w:val="en-US"/>
        </w:rPr>
        <w:t>Arrowhead Local Clouds</w:t>
      </w:r>
      <w:r w:rsidRPr="00CD480D">
        <w:rPr>
          <w:lang w:val="en-US"/>
        </w:rPr>
        <w:t xml:space="preserve"> might fulfill various tasks and can have their own sets of appointed stakeholders (e.g. their operators or developers). These Local Clouds all have their operational boundaries, let those be functional, geographical or network-segmented. Nevertheless, they must be governed through their own instances of the </w:t>
      </w:r>
      <w:r w:rsidRPr="00CD480D">
        <w:rPr>
          <w:b/>
          <w:i/>
          <w:lang w:val="en-US"/>
        </w:rPr>
        <w:t>Arrowhead Core Systems</w:t>
      </w:r>
      <w:r w:rsidRPr="00CD480D">
        <w:rPr>
          <w:lang w:val="en-US"/>
        </w:rPr>
        <w:t xml:space="preserve">. These are clouds in the sense that they use common resources: </w:t>
      </w:r>
      <w:r w:rsidR="004D5B67">
        <w:rPr>
          <w:lang w:val="en-US"/>
        </w:rPr>
        <w:t>t</w:t>
      </w:r>
      <w:r w:rsidR="004D5B67" w:rsidRPr="00CD480D">
        <w:rPr>
          <w:lang w:val="en-US"/>
        </w:rPr>
        <w:t>he</w:t>
      </w:r>
      <w:r w:rsidRPr="00CD480D">
        <w:rPr>
          <w:lang w:val="en-US"/>
        </w:rPr>
        <w:t xml:space="preserve"> Core Systems of that domain.</w:t>
      </w:r>
    </w:p>
    <w:p w14:paraId="719DFEDF" w14:textId="7B48FFED" w:rsidR="00E50096" w:rsidRPr="00CD480D" w:rsidRDefault="00E50096" w:rsidP="00E50096">
      <w:pPr>
        <w:pStyle w:val="Szvegtrzs"/>
        <w:rPr>
          <w:lang w:val="en-US"/>
        </w:rPr>
      </w:pPr>
    </w:p>
    <w:p w14:paraId="3A8F2E92" w14:textId="57C76AB1" w:rsidR="00E50096" w:rsidRPr="00CD480D" w:rsidRDefault="00E50096" w:rsidP="00E50096">
      <w:pPr>
        <w:pStyle w:val="Szvegtrzs"/>
        <w:rPr>
          <w:lang w:val="en-US"/>
        </w:rPr>
      </w:pPr>
      <w:r w:rsidRPr="00CD480D">
        <w:rPr>
          <w:lang w:val="en-US"/>
        </w:rPr>
        <w:t xml:space="preserve">In such Arrowhead Local Clouds there can be an arbitrary number of </w:t>
      </w:r>
      <w:r w:rsidRPr="00CD480D">
        <w:rPr>
          <w:b/>
          <w:i/>
          <w:lang w:val="en-US"/>
        </w:rPr>
        <w:t>Systems</w:t>
      </w:r>
      <w:r w:rsidRPr="00CD480D">
        <w:rPr>
          <w:lang w:val="en-US"/>
        </w:rPr>
        <w:t xml:space="preserve"> that can provide and consume </w:t>
      </w:r>
      <w:r w:rsidRPr="00CD480D">
        <w:rPr>
          <w:b/>
          <w:i/>
          <w:lang w:val="en-US"/>
        </w:rPr>
        <w:t>Services</w:t>
      </w:r>
      <w:r w:rsidRPr="00CD480D">
        <w:rPr>
          <w:lang w:val="en-US"/>
        </w:rPr>
        <w:t xml:space="preserve"> from one another: they create and finish </w:t>
      </w:r>
      <w:r w:rsidRPr="00CD480D">
        <w:rPr>
          <w:b/>
          <w:i/>
          <w:lang w:val="en-US"/>
        </w:rPr>
        <w:t>servicing instances</w:t>
      </w:r>
      <w:r w:rsidRPr="00CD480D">
        <w:rPr>
          <w:lang w:val="en-US"/>
        </w:rPr>
        <w:t xml:space="preserve"> dynamically in run-time.</w:t>
      </w:r>
    </w:p>
    <w:p w14:paraId="00F25E62" w14:textId="77777777" w:rsidR="005A47D4" w:rsidRPr="00CD480D" w:rsidRDefault="005A47D4" w:rsidP="00E50096">
      <w:pPr>
        <w:pStyle w:val="Szvegtrzs"/>
        <w:rPr>
          <w:lang w:val="en-US"/>
        </w:rPr>
      </w:pPr>
    </w:p>
    <w:p w14:paraId="063BC4B8" w14:textId="0E491523" w:rsidR="005A47D4" w:rsidRPr="00CD480D" w:rsidRDefault="005A47D4" w:rsidP="005A47D4">
      <w:pPr>
        <w:pStyle w:val="Szvegtrzs"/>
        <w:jc w:val="center"/>
        <w:rPr>
          <w:lang w:val="en-US"/>
        </w:rPr>
      </w:pPr>
      <w:r w:rsidRPr="00CD480D">
        <w:rPr>
          <w:noProof/>
          <w:lang w:val="hu-HU" w:eastAsia="hu-HU"/>
        </w:rPr>
        <w:drawing>
          <wp:inline distT="0" distB="0" distL="0" distR="0" wp14:anchorId="673874FD" wp14:editId="7175936C">
            <wp:extent cx="3552825" cy="691936"/>
            <wp:effectExtent l="0" t="0" r="0" b="0"/>
            <wp:docPr id="14" name="Kép 14" descr="D:\Archive\Munka\Arrowhead\Articles\Revision of the Framework\System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chive\Munka\Arrowhead\Articles\Revision of the Framework\System_Service.png"/>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3599984" cy="701121"/>
                    </a:xfrm>
                    <a:prstGeom prst="rect">
                      <a:avLst/>
                    </a:prstGeom>
                    <a:noFill/>
                    <a:ln>
                      <a:noFill/>
                    </a:ln>
                  </pic:spPr>
                </pic:pic>
              </a:graphicData>
            </a:graphic>
          </wp:inline>
        </w:drawing>
      </w:r>
    </w:p>
    <w:p w14:paraId="7870F5A4" w14:textId="306FF83D" w:rsidR="005A47D4" w:rsidRPr="00CD480D" w:rsidRDefault="005A47D4" w:rsidP="007275E7">
      <w:pPr>
        <w:jc w:val="center"/>
        <w:rPr>
          <w:b/>
          <w:lang w:val="en-US"/>
        </w:rPr>
      </w:pPr>
      <w:r w:rsidRPr="00CD480D">
        <w:rPr>
          <w:b/>
          <w:lang w:val="en-US"/>
        </w:rPr>
        <w:t>Figure 1. An Arrowhead servicing instance representation</w:t>
      </w:r>
    </w:p>
    <w:p w14:paraId="31BD7BF4" w14:textId="638927A0" w:rsidR="00E50096" w:rsidRPr="00CD480D" w:rsidRDefault="00E50096" w:rsidP="00E50096">
      <w:pPr>
        <w:pStyle w:val="Szvegtrzs"/>
        <w:rPr>
          <w:lang w:val="en-US"/>
        </w:rPr>
      </w:pPr>
    </w:p>
    <w:p w14:paraId="58611B35" w14:textId="77777777" w:rsidR="005A47D4" w:rsidRPr="00CD480D" w:rsidRDefault="005A47D4" w:rsidP="00E50096">
      <w:pPr>
        <w:pStyle w:val="Szvegtrzs"/>
        <w:rPr>
          <w:lang w:val="en-US"/>
        </w:rPr>
      </w:pPr>
    </w:p>
    <w:p w14:paraId="1E453A53" w14:textId="20A7C361" w:rsidR="005A47D4" w:rsidRPr="00CD480D" w:rsidRDefault="005A47D4" w:rsidP="00E50096">
      <w:pPr>
        <w:pStyle w:val="Szvegtrzs"/>
        <w:rPr>
          <w:lang w:val="en-US"/>
        </w:rPr>
      </w:pPr>
    </w:p>
    <w:p w14:paraId="5EFF34E8" w14:textId="253D8451" w:rsidR="005A47D4" w:rsidRPr="00CD480D" w:rsidRDefault="005A47D4" w:rsidP="00E50096">
      <w:pPr>
        <w:pStyle w:val="Szvegtrzs"/>
        <w:rPr>
          <w:lang w:val="en-US"/>
        </w:rPr>
      </w:pPr>
      <w:r w:rsidRPr="00CD480D">
        <w:rPr>
          <w:lang w:val="en-US"/>
        </w:rPr>
        <w:t>Here, the following abbreviations, alternatives and definitions are used:</w:t>
      </w:r>
    </w:p>
    <w:p w14:paraId="3C291276" w14:textId="0BDB030A" w:rsidR="009D2E7D" w:rsidRPr="00CD480D" w:rsidRDefault="009D2E7D" w:rsidP="005A47D4">
      <w:pPr>
        <w:pStyle w:val="Szvegtrzs"/>
        <w:numPr>
          <w:ilvl w:val="0"/>
          <w:numId w:val="8"/>
        </w:numPr>
        <w:rPr>
          <w:lang w:val="en-US"/>
        </w:rPr>
      </w:pPr>
      <w:r w:rsidRPr="00CD480D">
        <w:rPr>
          <w:b/>
          <w:lang w:val="en-US"/>
        </w:rPr>
        <w:t>Arrowhead Local Cloud, Local Cloud, Cloud</w:t>
      </w:r>
      <w:r w:rsidRPr="00CD480D">
        <w:rPr>
          <w:lang w:val="en-US"/>
        </w:rPr>
        <w:t xml:space="preserve">: a group of (not just computational) resource bounded together to achieve a </w:t>
      </w:r>
      <w:r w:rsidR="004D5B67" w:rsidRPr="00CD480D">
        <w:rPr>
          <w:lang w:val="en-US"/>
        </w:rPr>
        <w:t>higher-level</w:t>
      </w:r>
      <w:r w:rsidRPr="00CD480D">
        <w:rPr>
          <w:lang w:val="en-US"/>
        </w:rPr>
        <w:t xml:space="preserve"> purpose and functionality (in accordance with the System-of-Systems and automation clouds concepts)</w:t>
      </w:r>
    </w:p>
    <w:p w14:paraId="5EFEDD61" w14:textId="704C438D" w:rsidR="005A47D4" w:rsidRPr="00CD480D" w:rsidRDefault="005A47D4" w:rsidP="005A47D4">
      <w:pPr>
        <w:pStyle w:val="Szvegtrzs"/>
        <w:numPr>
          <w:ilvl w:val="0"/>
          <w:numId w:val="8"/>
        </w:numPr>
        <w:rPr>
          <w:lang w:val="en-US"/>
        </w:rPr>
      </w:pPr>
      <w:r w:rsidRPr="00CD480D">
        <w:rPr>
          <w:b/>
          <w:lang w:val="en-US"/>
        </w:rPr>
        <w:t>Service Consumer, Consumer</w:t>
      </w:r>
      <w:r w:rsidRPr="00CD480D">
        <w:rPr>
          <w:lang w:val="en-US"/>
        </w:rPr>
        <w:t xml:space="preserve">: </w:t>
      </w:r>
      <w:r w:rsidR="00111F19" w:rsidRPr="00CD480D">
        <w:rPr>
          <w:lang w:val="en-US"/>
        </w:rPr>
        <w:t>The</w:t>
      </w:r>
      <w:r w:rsidRPr="00CD480D">
        <w:rPr>
          <w:lang w:val="en-US"/>
        </w:rPr>
        <w:t xml:space="preserve"> System that requests a resource from </w:t>
      </w:r>
      <w:r w:rsidR="00CD480D" w:rsidRPr="00CD480D">
        <w:rPr>
          <w:lang w:val="en-US"/>
        </w:rPr>
        <w:t>another</w:t>
      </w:r>
      <w:r w:rsidRPr="00CD480D">
        <w:rPr>
          <w:lang w:val="en-US"/>
        </w:rPr>
        <w:t xml:space="preserve"> System (</w:t>
      </w:r>
      <w:r w:rsidR="004D5B67" w:rsidRPr="00CD480D">
        <w:rPr>
          <w:lang w:val="en-US"/>
        </w:rPr>
        <w:t>initiates</w:t>
      </w:r>
      <w:r w:rsidRPr="00CD480D">
        <w:rPr>
          <w:lang w:val="en-US"/>
        </w:rPr>
        <w:t xml:space="preserve"> the communication and requests orchestration)</w:t>
      </w:r>
    </w:p>
    <w:p w14:paraId="5BB7DEEB" w14:textId="7012EE2F" w:rsidR="005A47D4" w:rsidRPr="00CD480D" w:rsidRDefault="005A47D4" w:rsidP="005A47D4">
      <w:pPr>
        <w:pStyle w:val="Szvegtrzs"/>
        <w:numPr>
          <w:ilvl w:val="0"/>
          <w:numId w:val="8"/>
        </w:numPr>
        <w:rPr>
          <w:lang w:val="en-US"/>
        </w:rPr>
      </w:pPr>
      <w:r w:rsidRPr="00CD480D">
        <w:rPr>
          <w:b/>
          <w:lang w:val="en-US"/>
        </w:rPr>
        <w:t>Service Provider, Provider, Producer</w:t>
      </w:r>
      <w:r w:rsidRPr="00CD480D">
        <w:rPr>
          <w:lang w:val="en-US"/>
        </w:rPr>
        <w:t xml:space="preserve">: </w:t>
      </w:r>
      <w:r w:rsidR="00111F19" w:rsidRPr="00CD480D">
        <w:rPr>
          <w:lang w:val="en-US"/>
        </w:rPr>
        <w:t>The</w:t>
      </w:r>
      <w:r w:rsidRPr="00CD480D">
        <w:rPr>
          <w:lang w:val="en-US"/>
        </w:rPr>
        <w:t xml:space="preserve"> System that will serve the request from the Consumer. </w:t>
      </w:r>
    </w:p>
    <w:p w14:paraId="11F288BD" w14:textId="2285723C" w:rsidR="005A47D4" w:rsidRPr="00CD480D" w:rsidRDefault="005A47D4" w:rsidP="005A47D4">
      <w:pPr>
        <w:pStyle w:val="Szvegtrzs"/>
        <w:numPr>
          <w:ilvl w:val="0"/>
          <w:numId w:val="8"/>
        </w:numPr>
        <w:rPr>
          <w:lang w:val="en-US"/>
        </w:rPr>
      </w:pPr>
      <w:r w:rsidRPr="00CD480D">
        <w:rPr>
          <w:b/>
          <w:lang w:val="en-US"/>
        </w:rPr>
        <w:t>Service offering</w:t>
      </w:r>
      <w:r w:rsidRPr="00CD480D">
        <w:rPr>
          <w:lang w:val="en-US"/>
        </w:rPr>
        <w:t>: when Service Providers implement a certain Service, they announce their capabilities (in the Service Registry), hence their Service offerings.</w:t>
      </w:r>
    </w:p>
    <w:p w14:paraId="747C2B28" w14:textId="6800D6CA" w:rsidR="005A47D4" w:rsidRPr="00CD480D" w:rsidRDefault="00E41577" w:rsidP="005A47D4">
      <w:pPr>
        <w:pStyle w:val="Szvegtrzs"/>
        <w:numPr>
          <w:ilvl w:val="0"/>
          <w:numId w:val="8"/>
        </w:numPr>
        <w:rPr>
          <w:lang w:val="en-US"/>
        </w:rPr>
      </w:pPr>
      <w:r w:rsidRPr="00CD480D">
        <w:rPr>
          <w:b/>
          <w:lang w:val="en-US"/>
        </w:rPr>
        <w:t>Servicing instance</w:t>
      </w:r>
      <w:r w:rsidRPr="00CD480D">
        <w:rPr>
          <w:lang w:val="en-US"/>
        </w:rPr>
        <w:t xml:space="preserve">: when two specific System instances provide and consume a specific Service from one another, this transitional connection is called a servicing </w:t>
      </w:r>
      <w:r w:rsidR="00111F19" w:rsidRPr="00CD480D">
        <w:rPr>
          <w:lang w:val="en-US"/>
        </w:rPr>
        <w:t>instance</w:t>
      </w:r>
      <w:r w:rsidRPr="00CD480D">
        <w:rPr>
          <w:lang w:val="en-US"/>
        </w:rPr>
        <w:t xml:space="preserve"> (basically, when a Service is realized). </w:t>
      </w:r>
    </w:p>
    <w:p w14:paraId="225AF7D6" w14:textId="77777777" w:rsidR="005A47D4" w:rsidRPr="00CD480D" w:rsidRDefault="005A47D4" w:rsidP="00E50096">
      <w:pPr>
        <w:pStyle w:val="Szvegtrzs"/>
        <w:rPr>
          <w:lang w:val="en-US"/>
        </w:rPr>
      </w:pPr>
    </w:p>
    <w:p w14:paraId="1FC20616" w14:textId="1D7F78BE" w:rsidR="00E50096" w:rsidRPr="00CD480D" w:rsidRDefault="00E50096" w:rsidP="00E50096">
      <w:pPr>
        <w:pStyle w:val="Szvegtrzs"/>
        <w:rPr>
          <w:lang w:val="en-US"/>
        </w:rPr>
      </w:pPr>
      <w:r w:rsidRPr="00CD480D">
        <w:rPr>
          <w:lang w:val="en-US"/>
        </w:rPr>
        <w:t>In this context, Arrowhead-compatible Systems are not just service endpoints, but can be realized by a wide range of devices: from a small temperature sensor, in certain use cases, up to very complex cyber-physical systems of a production plant. However, there might be operational limits of how these Systems can be handled, i.e. certain hard-wired service interactions cannot change at all, supposing that an actuator can only access certain sensors. The Arrowhead Framework has to abide by such implementational constraints that shape this world of the industrial Internet of Things.</w:t>
      </w:r>
    </w:p>
    <w:p w14:paraId="3E47C300" w14:textId="409C5CC4" w:rsidR="00174249" w:rsidRDefault="00174249" w:rsidP="00E50096">
      <w:pPr>
        <w:pStyle w:val="Szvegtrzs"/>
        <w:rPr>
          <w:lang w:val="en-US"/>
        </w:rPr>
      </w:pPr>
    </w:p>
    <w:p w14:paraId="3DE69DF7" w14:textId="4AEE88A8" w:rsidR="00C02A51" w:rsidRDefault="00C02A51" w:rsidP="00E50096">
      <w:pPr>
        <w:pStyle w:val="Szvegtrzs"/>
        <w:rPr>
          <w:i/>
          <w:lang w:val="en-US"/>
        </w:rPr>
      </w:pPr>
      <w:r w:rsidRPr="00C02A51">
        <w:rPr>
          <w:i/>
          <w:u w:val="single"/>
          <w:lang w:val="en-US"/>
        </w:rPr>
        <w:t>Note</w:t>
      </w:r>
      <w:r w:rsidRPr="00C02A51">
        <w:rPr>
          <w:i/>
          <w:lang w:val="en-US"/>
        </w:rPr>
        <w:t>: Here, the ‘device’ abstraction level is currently not used</w:t>
      </w:r>
      <w:r w:rsidR="00111F19">
        <w:rPr>
          <w:i/>
          <w:lang w:val="en-US"/>
        </w:rPr>
        <w:t xml:space="preserve"> in this generation</w:t>
      </w:r>
      <w:r w:rsidRPr="00C02A51">
        <w:rPr>
          <w:i/>
          <w:lang w:val="en-US"/>
        </w:rPr>
        <w:t xml:space="preserve">. All Arrowhead Systems are identified by IP and port. Since in cyber-physical systems (CPS), multiple network adapters, ports and resources might be present, ‘devices’ will encompass multiple Arrowhead System instances. </w:t>
      </w:r>
    </w:p>
    <w:p w14:paraId="62635E12" w14:textId="77777777" w:rsidR="00C02A51" w:rsidRPr="00C02A51" w:rsidRDefault="00C02A51" w:rsidP="00E50096">
      <w:pPr>
        <w:pStyle w:val="Szvegtrzs"/>
        <w:rPr>
          <w:i/>
          <w:lang w:val="en-US"/>
        </w:rPr>
      </w:pPr>
    </w:p>
    <w:p w14:paraId="2DAE6CE3" w14:textId="1E859B0D" w:rsidR="00174249" w:rsidRDefault="00174249" w:rsidP="00E50096">
      <w:pPr>
        <w:pStyle w:val="Szvegtrzs"/>
        <w:rPr>
          <w:b/>
          <w:lang w:val="en-US"/>
        </w:rPr>
      </w:pPr>
      <w:r w:rsidRPr="00111F19">
        <w:rPr>
          <w:b/>
          <w:lang w:val="en-US"/>
        </w:rPr>
        <w:t>This</w:t>
      </w:r>
      <w:r w:rsidR="00111F19" w:rsidRPr="00111F19">
        <w:rPr>
          <w:b/>
          <w:lang w:val="en-US"/>
        </w:rPr>
        <w:t xml:space="preserve"> generation’s</w:t>
      </w:r>
      <w:r w:rsidRPr="00111F19">
        <w:rPr>
          <w:b/>
          <w:lang w:val="en-US"/>
        </w:rPr>
        <w:t xml:space="preserve"> architecture builds heavily upon the Core Systems' exclusive involvement in facilitating and managing the connections (servicing instances) within their authority: in this sense, the Core Systems are responsible for all other Application Systems and their data handled in the Local Cloud.</w:t>
      </w:r>
    </w:p>
    <w:p w14:paraId="0699F74D" w14:textId="4668398B" w:rsidR="004D5B67" w:rsidRDefault="004D5B67" w:rsidP="00E50096">
      <w:pPr>
        <w:pStyle w:val="Szvegtrzs"/>
        <w:rPr>
          <w:b/>
          <w:lang w:val="en-US"/>
        </w:rPr>
      </w:pPr>
    </w:p>
    <w:p w14:paraId="27745BB2" w14:textId="67C651F2" w:rsidR="004D5B67" w:rsidRPr="00111F19" w:rsidRDefault="004D5B67" w:rsidP="00E50096">
      <w:pPr>
        <w:pStyle w:val="Szvegtrzs"/>
        <w:rPr>
          <w:b/>
          <w:lang w:val="en-US"/>
        </w:rPr>
      </w:pPr>
      <w:r>
        <w:rPr>
          <w:b/>
          <w:lang w:val="en-US"/>
        </w:rPr>
        <w:t xml:space="preserve">However, this feature can be disabled, and then all Core Systems are accessible separately, as previous generations, except for inter-Cloud orchestration, since that is anchored to the negotiations of the two sets of Core Systems via the Gatekeepers. </w:t>
      </w:r>
    </w:p>
    <w:p w14:paraId="02085120" w14:textId="4483AAC4" w:rsidR="009D2E7D" w:rsidRPr="00CD480D" w:rsidRDefault="009D2E7D">
      <w:pPr>
        <w:rPr>
          <w:lang w:val="en-US"/>
        </w:rPr>
      </w:pPr>
      <w:r w:rsidRPr="00CD480D">
        <w:rPr>
          <w:lang w:val="en-US"/>
        </w:rPr>
        <w:br w:type="page"/>
      </w:r>
    </w:p>
    <w:p w14:paraId="6D4654CA" w14:textId="3677D287" w:rsidR="005A47D4" w:rsidRPr="00270EE0" w:rsidRDefault="005A47D4" w:rsidP="00D412F3">
      <w:pPr>
        <w:pStyle w:val="Cm"/>
      </w:pPr>
      <w:r w:rsidRPr="00CD480D">
        <w:lastRenderedPageBreak/>
        <w:t>Arrowhead Cloud, Systems and Services</w:t>
      </w:r>
    </w:p>
    <w:p w14:paraId="0514D3AA" w14:textId="1BDA130D" w:rsidR="005A47D4" w:rsidRPr="00CD480D" w:rsidRDefault="00271EB3" w:rsidP="00D412F3">
      <w:pPr>
        <w:pStyle w:val="Szvegtrzs"/>
        <w:rPr>
          <w:lang w:val="en-US"/>
        </w:rPr>
      </w:pPr>
      <w:r w:rsidRPr="00CD480D">
        <w:rPr>
          <w:lang w:val="en-US"/>
        </w:rPr>
        <w:t>Throughout all communications and also within the Core Systems, these abstractions have the following descriptor objects:</w:t>
      </w:r>
    </w:p>
    <w:p w14:paraId="794B9D5D" w14:textId="5D5A1C90" w:rsidR="00271EB3" w:rsidRPr="00CD480D" w:rsidRDefault="00271EB3" w:rsidP="00D412F3">
      <w:pPr>
        <w:pStyle w:val="Szvegtrzs"/>
        <w:rPr>
          <w:lang w:val="en-US"/>
        </w:rPr>
      </w:pPr>
    </w:p>
    <w:p w14:paraId="161AD34C" w14:textId="57EB5736" w:rsidR="00111F19" w:rsidRDefault="007275E7" w:rsidP="007275E7">
      <w:pPr>
        <w:pStyle w:val="Szvegtrzs"/>
        <w:jc w:val="center"/>
        <w:rPr>
          <w:lang w:val="en-US"/>
        </w:rPr>
      </w:pPr>
      <w:r>
        <w:object w:dxaOrig="6931" w:dyaOrig="7305" w14:anchorId="39C865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46.5pt;height:365.25pt" o:ole="">
            <v:imagedata r:id="rId13" o:title=""/>
          </v:shape>
          <o:OLEObject Type="Embed" ProgID="Visio.Drawing.15" ShapeID="_x0000_i1029" DrawAspect="Content" ObjectID="_1580215325" r:id="rId14"/>
        </w:object>
      </w:r>
    </w:p>
    <w:p w14:paraId="6506AB9C" w14:textId="7FC5F4CE" w:rsidR="00271EB3" w:rsidRPr="00CD480D" w:rsidRDefault="00270EE0" w:rsidP="007275E7">
      <w:pPr>
        <w:pStyle w:val="Szvegtrzs"/>
        <w:jc w:val="center"/>
        <w:rPr>
          <w:lang w:val="en-US"/>
        </w:rPr>
      </w:pPr>
      <w:r>
        <w:rPr>
          <w:b/>
          <w:lang w:val="en-US"/>
        </w:rPr>
        <w:t>Figure 2</w:t>
      </w:r>
      <w:r w:rsidR="00271EB3" w:rsidRPr="00CD480D">
        <w:rPr>
          <w:b/>
          <w:lang w:val="en-US"/>
        </w:rPr>
        <w:t>. The Arrowhead common descriptors</w:t>
      </w:r>
    </w:p>
    <w:p w14:paraId="02BFAAAA" w14:textId="7273C3FD" w:rsidR="00271EB3" w:rsidRPr="00CD480D" w:rsidRDefault="00271EB3" w:rsidP="00D412F3">
      <w:pPr>
        <w:pStyle w:val="Szvegtrzs"/>
        <w:rPr>
          <w:lang w:val="en-US"/>
        </w:rPr>
      </w:pPr>
    </w:p>
    <w:p w14:paraId="3426A672" w14:textId="77777777" w:rsidR="005978D1" w:rsidRPr="00CD480D" w:rsidRDefault="005978D1" w:rsidP="009F5CBA">
      <w:pPr>
        <w:pStyle w:val="Cmsor1"/>
      </w:pPr>
      <w:bookmarkStart w:id="0" w:name="_Toc444335507"/>
      <w:bookmarkStart w:id="1" w:name="_Toc459645641"/>
      <w:r w:rsidRPr="00CD480D">
        <w:t>Arrowhead Services</w:t>
      </w:r>
      <w:bookmarkEnd w:id="0"/>
      <w:bookmarkEnd w:id="1"/>
    </w:p>
    <w:p w14:paraId="49CC1FF5" w14:textId="7E49F277" w:rsidR="005978D1" w:rsidRPr="00CD480D" w:rsidRDefault="005978D1" w:rsidP="005978D1">
      <w:pPr>
        <w:pStyle w:val="Szvegtrzs"/>
        <w:numPr>
          <w:ilvl w:val="0"/>
          <w:numId w:val="9"/>
        </w:numPr>
        <w:rPr>
          <w:lang w:val="en-US" w:eastAsia="en-US"/>
        </w:rPr>
      </w:pPr>
      <w:r w:rsidRPr="00CD480D">
        <w:rPr>
          <w:lang w:val="en-US" w:eastAsia="en-US"/>
        </w:rPr>
        <w:t>An Arrowhead Service is identified with its name defined in its Service Description document.</w:t>
      </w:r>
    </w:p>
    <w:p w14:paraId="36F2CADA" w14:textId="77777777" w:rsidR="005978D1" w:rsidRPr="00CD480D" w:rsidRDefault="005978D1" w:rsidP="005978D1">
      <w:pPr>
        <w:pStyle w:val="Szvegtrzs"/>
        <w:numPr>
          <w:ilvl w:val="0"/>
          <w:numId w:val="9"/>
        </w:numPr>
        <w:rPr>
          <w:lang w:val="en-US" w:eastAsia="en-US"/>
        </w:rPr>
      </w:pPr>
      <w:r w:rsidRPr="00CD480D">
        <w:rPr>
          <w:lang w:val="en-US" w:eastAsia="en-US"/>
        </w:rPr>
        <w:t>This SD defines a certain functionality (e.g. an indoor temperature readout).</w:t>
      </w:r>
    </w:p>
    <w:p w14:paraId="5609B696" w14:textId="77777777" w:rsidR="005978D1" w:rsidRPr="00CD480D" w:rsidRDefault="005978D1" w:rsidP="005978D1">
      <w:pPr>
        <w:pStyle w:val="Szvegtrzs"/>
        <w:numPr>
          <w:ilvl w:val="0"/>
          <w:numId w:val="9"/>
        </w:numPr>
        <w:rPr>
          <w:lang w:val="en-US" w:eastAsia="en-US"/>
        </w:rPr>
      </w:pPr>
      <w:r w:rsidRPr="00CD480D">
        <w:rPr>
          <w:lang w:val="en-US" w:eastAsia="en-US"/>
        </w:rPr>
        <w:t xml:space="preserve">An Arrowhead Service (e.g. the indoor temp. readout) can be implemented using several interfaces (e.g. REST or CoAP) and therefore an SD can be associated with several interfaces (hence the </w:t>
      </w:r>
      <w:r w:rsidRPr="00CD480D">
        <w:rPr>
          <w:i/>
          <w:lang w:val="en-US" w:eastAsia="en-US"/>
        </w:rPr>
        <w:t>List&lt;String&gt;</w:t>
      </w:r>
      <w:r w:rsidRPr="00CD480D">
        <w:rPr>
          <w:lang w:val="en-US" w:eastAsia="en-US"/>
        </w:rPr>
        <w:t xml:space="preserve"> for the Interfaces variable). </w:t>
      </w:r>
    </w:p>
    <w:p w14:paraId="2E7438FB" w14:textId="77777777" w:rsidR="005978D1" w:rsidRPr="00CD480D" w:rsidRDefault="005978D1" w:rsidP="005978D1">
      <w:pPr>
        <w:pStyle w:val="Szvegtrzs"/>
        <w:numPr>
          <w:ilvl w:val="0"/>
          <w:numId w:val="9"/>
        </w:numPr>
        <w:rPr>
          <w:lang w:val="en-US" w:eastAsia="en-US"/>
        </w:rPr>
      </w:pPr>
      <w:r w:rsidRPr="00CD480D">
        <w:rPr>
          <w:lang w:val="en-US" w:eastAsia="en-US"/>
        </w:rPr>
        <w:lastRenderedPageBreak/>
        <w:t>An Arrowhead Service (that is e.g. requested by a System to fulfil a special task) can have Service metadata associated with it (e.g. the temperature is to be provided in °C or °F).</w:t>
      </w:r>
    </w:p>
    <w:p w14:paraId="4DAE867D" w14:textId="0E7D9A22" w:rsidR="005978D1" w:rsidRPr="00CD480D" w:rsidRDefault="005978D1" w:rsidP="005978D1">
      <w:pPr>
        <w:pStyle w:val="Szvegtrzs"/>
        <w:numPr>
          <w:ilvl w:val="0"/>
          <w:numId w:val="9"/>
        </w:numPr>
        <w:rPr>
          <w:lang w:val="en-US" w:eastAsia="en-US"/>
        </w:rPr>
      </w:pPr>
      <w:r w:rsidRPr="00CD480D">
        <w:rPr>
          <w:lang w:val="en-US" w:eastAsia="en-US"/>
        </w:rPr>
        <w:t xml:space="preserve"> This metadata is stored within each and every service offering in the Service Registry. It can be used by a customized filtering algorithm within the orchestration process to filter out unsuitable Service Providers that don’t fit the requirements. </w:t>
      </w:r>
    </w:p>
    <w:p w14:paraId="76FC8832" w14:textId="3008C00B" w:rsidR="00716AD4" w:rsidRDefault="00716AD4" w:rsidP="00716AD4">
      <w:pPr>
        <w:pStyle w:val="Szvegtrzs"/>
        <w:numPr>
          <w:ilvl w:val="0"/>
          <w:numId w:val="9"/>
        </w:numPr>
        <w:rPr>
          <w:lang w:val="en-US" w:eastAsia="en-US"/>
        </w:rPr>
      </w:pPr>
      <w:bookmarkStart w:id="2" w:name="_Toc444335508"/>
      <w:bookmarkStart w:id="3" w:name="_Toc459645642"/>
      <w:r>
        <w:rPr>
          <w:lang w:val="en-US" w:eastAsia="en-US"/>
        </w:rPr>
        <w:t>C</w:t>
      </w:r>
      <w:r w:rsidRPr="00716AD4">
        <w:rPr>
          <w:lang w:val="en-US" w:eastAsia="en-US"/>
        </w:rPr>
        <w:t xml:space="preserve">urrently key-value pairs can be added </w:t>
      </w:r>
      <w:r>
        <w:rPr>
          <w:lang w:val="en-US" w:eastAsia="en-US"/>
        </w:rPr>
        <w:t>as metadata</w:t>
      </w:r>
      <w:r w:rsidRPr="00716AD4">
        <w:rPr>
          <w:lang w:val="en-US" w:eastAsia="en-US"/>
        </w:rPr>
        <w:t xml:space="preserve"> (e.g. ”unit”=”</w:t>
      </w:r>
      <w:r w:rsidR="00915744">
        <w:rPr>
          <w:rFonts w:ascii="Times New Roman" w:hAnsi="Times New Roman" w:cs="Times New Roman"/>
          <w:lang w:val="en-US" w:eastAsia="en-US"/>
        </w:rPr>
        <w:t>celsius</w:t>
      </w:r>
      <w:r w:rsidRPr="00716AD4">
        <w:rPr>
          <w:rFonts w:ascii="Cambria" w:hAnsi="Cambria" w:cs="Cambria"/>
          <w:lang w:val="en-US" w:eastAsia="en-US"/>
        </w:rPr>
        <w:t>”</w:t>
      </w:r>
      <w:r w:rsidRPr="00716AD4">
        <w:rPr>
          <w:lang w:val="en-US" w:eastAsia="en-US"/>
        </w:rPr>
        <w:t>)</w:t>
      </w:r>
      <w:r>
        <w:rPr>
          <w:lang w:val="en-US" w:eastAsia="en-US"/>
        </w:rPr>
        <w:t xml:space="preserve">. </w:t>
      </w:r>
    </w:p>
    <w:p w14:paraId="5101D668" w14:textId="77777777" w:rsidR="00716AD4" w:rsidRPr="00CD480D" w:rsidRDefault="00716AD4" w:rsidP="00716AD4">
      <w:pPr>
        <w:pStyle w:val="Szvegtrzs"/>
        <w:numPr>
          <w:ilvl w:val="0"/>
          <w:numId w:val="9"/>
        </w:numPr>
        <w:rPr>
          <w:lang w:val="en-US" w:eastAsia="en-US"/>
        </w:rPr>
      </w:pPr>
      <w:r w:rsidRPr="00716AD4">
        <w:rPr>
          <w:lang w:val="en-US" w:eastAsia="en-US"/>
        </w:rPr>
        <w:t xml:space="preserve">This will enable the integration of standardized data descriptors, e.g. SenML </w:t>
      </w:r>
      <w:r>
        <w:rPr>
          <w:lang w:val="en-US" w:eastAsia="en-US"/>
        </w:rPr>
        <w:t>or IPSO Smart Objects.</w:t>
      </w:r>
    </w:p>
    <w:p w14:paraId="3B6A35C3" w14:textId="77777777" w:rsidR="005978D1" w:rsidRPr="00CD480D" w:rsidRDefault="005978D1" w:rsidP="009F5CBA">
      <w:pPr>
        <w:pStyle w:val="Cmsor1"/>
      </w:pPr>
      <w:r w:rsidRPr="00CD480D">
        <w:t>Arrowhead Systems</w:t>
      </w:r>
      <w:bookmarkEnd w:id="2"/>
      <w:bookmarkEnd w:id="3"/>
    </w:p>
    <w:p w14:paraId="3DE5B262" w14:textId="77777777" w:rsidR="00AA0B89" w:rsidRPr="00CD480D" w:rsidRDefault="005978D1" w:rsidP="00AA0B89">
      <w:pPr>
        <w:pStyle w:val="Szvegtrzs"/>
        <w:numPr>
          <w:ilvl w:val="0"/>
          <w:numId w:val="10"/>
        </w:numPr>
        <w:rPr>
          <w:lang w:val="en-US" w:eastAsia="en-US"/>
        </w:rPr>
      </w:pPr>
      <w:r w:rsidRPr="00CD480D">
        <w:rPr>
          <w:lang w:val="en-US" w:eastAsia="en-US"/>
        </w:rPr>
        <w:t xml:space="preserve">This </w:t>
      </w:r>
      <w:r w:rsidR="00CD480D" w:rsidRPr="00CD480D">
        <w:rPr>
          <w:lang w:val="en-US" w:eastAsia="en-US"/>
        </w:rPr>
        <w:t>descriptor</w:t>
      </w:r>
      <w:r w:rsidRPr="00CD480D">
        <w:rPr>
          <w:lang w:val="en-US" w:eastAsia="en-US"/>
        </w:rPr>
        <w:t xml:space="preserve"> identifies an Application System within its own Cloud.</w:t>
      </w:r>
      <w:r w:rsidR="00AA0B89">
        <w:rPr>
          <w:lang w:val="en-US" w:eastAsia="en-US"/>
        </w:rPr>
        <w:t xml:space="preserve"> </w:t>
      </w:r>
      <w:r w:rsidR="00AA0B89">
        <w:rPr>
          <w:lang w:val="en-US" w:eastAsia="en-US"/>
        </w:rPr>
        <w:t xml:space="preserve">Every System has its </w:t>
      </w:r>
      <w:r w:rsidR="00AA0B89" w:rsidRPr="00CA2266">
        <w:rPr>
          <w:b/>
          <w:lang w:val="en-US" w:eastAsia="en-US"/>
        </w:rPr>
        <w:t>systemName</w:t>
      </w:r>
      <w:r w:rsidR="00AA0B89">
        <w:rPr>
          <w:lang w:val="en-US" w:eastAsia="en-US"/>
        </w:rPr>
        <w:t>.</w:t>
      </w:r>
    </w:p>
    <w:p w14:paraId="1FE2276E" w14:textId="65ADD8F4" w:rsidR="005978D1" w:rsidRPr="00AA0B89" w:rsidRDefault="005978D1" w:rsidP="00AA0B89">
      <w:pPr>
        <w:pStyle w:val="Szvegtrzs"/>
        <w:numPr>
          <w:ilvl w:val="0"/>
          <w:numId w:val="10"/>
        </w:numPr>
        <w:rPr>
          <w:lang w:val="en-US" w:eastAsia="en-US"/>
        </w:rPr>
      </w:pPr>
      <w:r w:rsidRPr="00AA0B89">
        <w:rPr>
          <w:lang w:val="en-US" w:eastAsia="en-US"/>
        </w:rPr>
        <w:t>Sy</w:t>
      </w:r>
      <w:r w:rsidR="009D2E7D" w:rsidRPr="00AA0B89">
        <w:rPr>
          <w:lang w:val="en-US" w:eastAsia="en-US"/>
        </w:rPr>
        <w:t xml:space="preserve">stems have their own IP </w:t>
      </w:r>
      <w:r w:rsidR="009D2E7D" w:rsidRPr="00AA0B89">
        <w:rPr>
          <w:b/>
          <w:lang w:val="en-US" w:eastAsia="en-US"/>
        </w:rPr>
        <w:t>address</w:t>
      </w:r>
      <w:r w:rsidR="009D2E7D" w:rsidRPr="00AA0B89">
        <w:rPr>
          <w:lang w:val="en-US" w:eastAsia="en-US"/>
        </w:rPr>
        <w:t xml:space="preserve"> and </w:t>
      </w:r>
      <w:r w:rsidR="009D2E7D" w:rsidRPr="00AA0B89">
        <w:rPr>
          <w:b/>
          <w:lang w:val="en-US" w:eastAsia="en-US"/>
        </w:rPr>
        <w:t>port</w:t>
      </w:r>
      <w:r w:rsidR="009D2E7D" w:rsidRPr="00AA0B89">
        <w:rPr>
          <w:lang w:val="en-US" w:eastAsia="en-US"/>
        </w:rPr>
        <w:t>, where they offer Services (an Arrowhead System is then bound to an http server in this REST implementation listening under one port).</w:t>
      </w:r>
    </w:p>
    <w:p w14:paraId="420F6766" w14:textId="2F3ADF57" w:rsidR="005978D1" w:rsidRPr="00CD480D" w:rsidRDefault="005978D1" w:rsidP="005978D1">
      <w:pPr>
        <w:pStyle w:val="Szvegtrzs"/>
        <w:numPr>
          <w:ilvl w:val="0"/>
          <w:numId w:val="10"/>
        </w:numPr>
        <w:rPr>
          <w:lang w:val="en-US" w:eastAsia="en-US"/>
        </w:rPr>
      </w:pPr>
      <w:r w:rsidRPr="00CD480D">
        <w:rPr>
          <w:lang w:val="en-US" w:eastAsia="en-US"/>
        </w:rPr>
        <w:t xml:space="preserve">Systems can provide several Services (and even multiple instances of the same Service, with the same or different interface), therefore </w:t>
      </w:r>
      <w:r w:rsidRPr="00CA2266">
        <w:rPr>
          <w:b/>
          <w:lang w:val="en-US" w:eastAsia="en-US"/>
        </w:rPr>
        <w:t>Service URL-s are not associated with the Systems themselves, but stored separately</w:t>
      </w:r>
      <w:r w:rsidRPr="00CD480D">
        <w:rPr>
          <w:lang w:val="en-US" w:eastAsia="en-US"/>
        </w:rPr>
        <w:t xml:space="preserve">. </w:t>
      </w:r>
    </w:p>
    <w:p w14:paraId="2403B2DE" w14:textId="3B3A7582" w:rsidR="005978D1" w:rsidRPr="000273AD" w:rsidRDefault="005978D1" w:rsidP="005978D1">
      <w:pPr>
        <w:pStyle w:val="Szvegtrzs"/>
        <w:numPr>
          <w:ilvl w:val="0"/>
          <w:numId w:val="10"/>
        </w:numPr>
        <w:rPr>
          <w:lang w:val="en-US" w:eastAsia="en-US"/>
        </w:rPr>
      </w:pPr>
      <w:r w:rsidRPr="00CD480D">
        <w:rPr>
          <w:lang w:val="en-US" w:eastAsia="en-US"/>
        </w:rPr>
        <w:t>However, authentication information can be stored for Systems (e.g. in the Authorization System). This field (</w:t>
      </w:r>
      <w:r w:rsidRPr="00CA2266">
        <w:rPr>
          <w:b/>
          <w:lang w:val="en-US" w:eastAsia="en-US"/>
        </w:rPr>
        <w:t>AuthenticationI</w:t>
      </w:r>
      <w:r w:rsidR="00111F19" w:rsidRPr="00CA2266">
        <w:rPr>
          <w:b/>
          <w:lang w:val="en-US" w:eastAsia="en-US"/>
        </w:rPr>
        <w:t>nfo</w:t>
      </w:r>
      <w:r w:rsidR="00111F19">
        <w:rPr>
          <w:lang w:val="en-US" w:eastAsia="en-US"/>
        </w:rPr>
        <w:t xml:space="preserve"> String) is only used to store the X.509 certificate public key serialized in the MySQL database for the Authorization System. This field is </w:t>
      </w:r>
      <w:r w:rsidR="00111F19" w:rsidRPr="00CA2266">
        <w:rPr>
          <w:b/>
          <w:lang w:val="en-US" w:eastAsia="en-US"/>
        </w:rPr>
        <w:t>not mandatory</w:t>
      </w:r>
      <w:r w:rsidR="00111F19">
        <w:rPr>
          <w:lang w:val="en-US" w:eastAsia="en-US"/>
        </w:rPr>
        <w:t xml:space="preserve"> for the REST communications</w:t>
      </w:r>
      <w:r w:rsidRPr="00CD480D">
        <w:rPr>
          <w:i/>
          <w:lang w:val="en-US" w:eastAsia="en-US"/>
        </w:rPr>
        <w:t>.</w:t>
      </w:r>
    </w:p>
    <w:p w14:paraId="3CF1BEF9" w14:textId="77777777" w:rsidR="005978D1" w:rsidRPr="00CD480D" w:rsidRDefault="005978D1" w:rsidP="009F5CBA">
      <w:pPr>
        <w:pStyle w:val="Cmsor1"/>
      </w:pPr>
      <w:bookmarkStart w:id="4" w:name="_Toc444335509"/>
      <w:bookmarkStart w:id="5" w:name="_Toc459645643"/>
      <w:r w:rsidRPr="00CD480D">
        <w:t>Arrowhead Clouds</w:t>
      </w:r>
      <w:bookmarkEnd w:id="4"/>
      <w:bookmarkEnd w:id="5"/>
    </w:p>
    <w:p w14:paraId="21382582" w14:textId="59D89EE8" w:rsidR="005978D1" w:rsidRPr="00CD480D" w:rsidRDefault="005978D1" w:rsidP="005978D1">
      <w:pPr>
        <w:pStyle w:val="Szvegtrzs"/>
        <w:numPr>
          <w:ilvl w:val="0"/>
          <w:numId w:val="10"/>
        </w:numPr>
        <w:rPr>
          <w:lang w:val="en-US" w:eastAsia="en-US"/>
        </w:rPr>
      </w:pPr>
      <w:r w:rsidRPr="00CD480D">
        <w:rPr>
          <w:lang w:val="en-US" w:eastAsia="en-US"/>
        </w:rPr>
        <w:t>These classes he</w:t>
      </w:r>
      <w:r w:rsidR="009D2E7D" w:rsidRPr="00CD480D">
        <w:rPr>
          <w:lang w:val="en-US" w:eastAsia="en-US"/>
        </w:rPr>
        <w:t>lp the identification of other C</w:t>
      </w:r>
      <w:r w:rsidRPr="00CD480D">
        <w:rPr>
          <w:lang w:val="en-US" w:eastAsia="en-US"/>
        </w:rPr>
        <w:t>louds for the local Systems.</w:t>
      </w:r>
    </w:p>
    <w:p w14:paraId="0203B7E9" w14:textId="0F4C2115" w:rsidR="005978D1" w:rsidRPr="00CD480D" w:rsidRDefault="005978D1" w:rsidP="005978D1">
      <w:pPr>
        <w:pStyle w:val="Szvegtrzs"/>
        <w:numPr>
          <w:ilvl w:val="0"/>
          <w:numId w:val="10"/>
        </w:numPr>
        <w:rPr>
          <w:lang w:val="en-US" w:eastAsia="en-US"/>
        </w:rPr>
      </w:pPr>
      <w:r w:rsidRPr="00CD480D">
        <w:rPr>
          <w:lang w:val="en-US" w:eastAsia="en-US"/>
        </w:rPr>
        <w:t>These classes ar</w:t>
      </w:r>
      <w:r w:rsidR="009D2E7D" w:rsidRPr="00CD480D">
        <w:rPr>
          <w:lang w:val="en-US" w:eastAsia="en-US"/>
        </w:rPr>
        <w:t>e only used by the Core Systems while they establish (inter- or intra-Cloud) service connections (servicing instances)</w:t>
      </w:r>
    </w:p>
    <w:p w14:paraId="63B3044A" w14:textId="11F4EC0A" w:rsidR="005978D1" w:rsidRPr="00CD480D" w:rsidRDefault="005978D1" w:rsidP="005978D1">
      <w:pPr>
        <w:pStyle w:val="Szvegtrzs"/>
        <w:numPr>
          <w:ilvl w:val="0"/>
          <w:numId w:val="10"/>
        </w:numPr>
        <w:rPr>
          <w:lang w:val="en-US" w:eastAsia="en-US"/>
        </w:rPr>
      </w:pPr>
      <w:r w:rsidRPr="00CD480D">
        <w:rPr>
          <w:lang w:val="en-US" w:eastAsia="en-US"/>
        </w:rPr>
        <w:t xml:space="preserve">An Arrowhead Cloud belongs to an </w:t>
      </w:r>
      <w:r w:rsidRPr="00CA2266">
        <w:rPr>
          <w:b/>
          <w:lang w:val="en-US" w:eastAsia="en-US"/>
        </w:rPr>
        <w:t>operator</w:t>
      </w:r>
      <w:r w:rsidRPr="00CD480D">
        <w:rPr>
          <w:lang w:val="en-US" w:eastAsia="en-US"/>
        </w:rPr>
        <w:t xml:space="preserve"> (e.g. its company) and has a unique </w:t>
      </w:r>
      <w:r w:rsidRPr="00CA2266">
        <w:rPr>
          <w:b/>
          <w:lang w:val="en-US" w:eastAsia="en-US"/>
        </w:rPr>
        <w:t>name</w:t>
      </w:r>
      <w:r w:rsidRPr="00CD480D">
        <w:rPr>
          <w:lang w:val="en-US" w:eastAsia="en-US"/>
        </w:rPr>
        <w:t>.</w:t>
      </w:r>
      <w:r w:rsidR="009D2E7D" w:rsidRPr="00CD480D">
        <w:rPr>
          <w:lang w:val="en-US" w:eastAsia="en-US"/>
        </w:rPr>
        <w:t xml:space="preserve"> </w:t>
      </w:r>
    </w:p>
    <w:p w14:paraId="7C0FFA7F" w14:textId="2331B2F3" w:rsidR="009D2E7D" w:rsidRPr="00CD480D" w:rsidRDefault="009D2E7D" w:rsidP="005978D1">
      <w:pPr>
        <w:pStyle w:val="Szvegtrzs"/>
        <w:numPr>
          <w:ilvl w:val="0"/>
          <w:numId w:val="10"/>
        </w:numPr>
        <w:rPr>
          <w:lang w:val="en-US" w:eastAsia="en-US"/>
        </w:rPr>
      </w:pPr>
      <w:r w:rsidRPr="00CD480D">
        <w:rPr>
          <w:lang w:val="en-US" w:eastAsia="en-US"/>
        </w:rPr>
        <w:t>These names (cloudName and operator’s name) are also arbitrary.</w:t>
      </w:r>
    </w:p>
    <w:p w14:paraId="65B86FE3" w14:textId="1EEEB9C8" w:rsidR="005978D1" w:rsidRPr="00CD480D" w:rsidRDefault="005978D1" w:rsidP="005978D1">
      <w:pPr>
        <w:pStyle w:val="Szvegtrzs"/>
        <w:numPr>
          <w:ilvl w:val="0"/>
          <w:numId w:val="10"/>
        </w:numPr>
        <w:rPr>
          <w:lang w:val="en-US" w:eastAsia="en-US"/>
        </w:rPr>
      </w:pPr>
      <w:r w:rsidRPr="00CD480D">
        <w:rPr>
          <w:lang w:val="en-US" w:eastAsia="en-US"/>
        </w:rPr>
        <w:t>The sole point of external contact to a Cloud is its Gatekeeper</w:t>
      </w:r>
      <w:r w:rsidR="009D2E7D" w:rsidRPr="00CD480D">
        <w:rPr>
          <w:lang w:val="en-US" w:eastAsia="en-US"/>
        </w:rPr>
        <w:t xml:space="preserve"> Core System</w:t>
      </w:r>
      <w:r w:rsidRPr="00CD480D">
        <w:rPr>
          <w:lang w:val="en-US" w:eastAsia="en-US"/>
        </w:rPr>
        <w:t xml:space="preserve">. </w:t>
      </w:r>
    </w:p>
    <w:p w14:paraId="6FA9429C" w14:textId="1A7C8D58" w:rsidR="005978D1" w:rsidRPr="00CD480D" w:rsidRDefault="000273AD" w:rsidP="005978D1">
      <w:pPr>
        <w:pStyle w:val="Szvegtrzs"/>
        <w:numPr>
          <w:ilvl w:val="0"/>
          <w:numId w:val="10"/>
        </w:numPr>
        <w:rPr>
          <w:lang w:val="en-US" w:eastAsia="en-US"/>
        </w:rPr>
      </w:pPr>
      <w:r w:rsidRPr="00CD480D">
        <w:rPr>
          <w:lang w:val="en-US" w:eastAsia="en-US"/>
        </w:rPr>
        <w:t>Therefore,</w:t>
      </w:r>
      <w:r w:rsidR="005978D1" w:rsidRPr="00CD480D">
        <w:rPr>
          <w:lang w:val="en-US" w:eastAsia="en-US"/>
        </w:rPr>
        <w:t xml:space="preserve"> we store the Gatekeeper access path of </w:t>
      </w:r>
      <w:r w:rsidRPr="00CD480D">
        <w:rPr>
          <w:lang w:val="en-US" w:eastAsia="en-US"/>
        </w:rPr>
        <w:t>a</w:t>
      </w:r>
      <w:r>
        <w:rPr>
          <w:lang w:val="en-US" w:eastAsia="en-US"/>
        </w:rPr>
        <w:t>nother</w:t>
      </w:r>
      <w:r w:rsidR="005978D1" w:rsidRPr="00CD480D">
        <w:rPr>
          <w:lang w:val="en-US" w:eastAsia="en-US"/>
        </w:rPr>
        <w:t xml:space="preserve"> Cloud. The schema is </w:t>
      </w:r>
      <w:hyperlink r:id="rId15" w:history="1">
        <w:r w:rsidR="009D2E7D" w:rsidRPr="00CD480D">
          <w:rPr>
            <w:rStyle w:val="Hiperhivatkozs"/>
            <w:lang w:val="en-US" w:eastAsia="en-US"/>
          </w:rPr>
          <w:t>http://gatekeeperIP:port/gatekeeperServicesExternalURI/</w:t>
        </w:r>
      </w:hyperlink>
      <w:r w:rsidR="009D2E7D" w:rsidRPr="00CD480D">
        <w:rPr>
          <w:lang w:val="en-US" w:eastAsia="en-US"/>
        </w:rPr>
        <w:t>.</w:t>
      </w:r>
    </w:p>
    <w:p w14:paraId="4B6D5122" w14:textId="12DB8374" w:rsidR="005978D1" w:rsidRPr="00CD480D" w:rsidRDefault="005978D1" w:rsidP="005978D1">
      <w:pPr>
        <w:pStyle w:val="Szvegtrzs"/>
        <w:numPr>
          <w:ilvl w:val="0"/>
          <w:numId w:val="10"/>
        </w:numPr>
        <w:rPr>
          <w:lang w:val="en-US" w:eastAsia="en-US"/>
        </w:rPr>
      </w:pPr>
      <w:r w:rsidRPr="00CD480D">
        <w:rPr>
          <w:lang w:val="en-US" w:eastAsia="en-US"/>
        </w:rPr>
        <w:t>We store the authenticationInfo (</w:t>
      </w:r>
      <w:r w:rsidRPr="00CD480D">
        <w:rPr>
          <w:i/>
          <w:lang w:val="en-US" w:eastAsia="en-US"/>
        </w:rPr>
        <w:t>placeholder</w:t>
      </w:r>
      <w:r w:rsidRPr="00CD480D">
        <w:rPr>
          <w:lang w:val="en-US" w:eastAsia="en-US"/>
        </w:rPr>
        <w:t xml:space="preserve"> String for now) for each neighbor Cloud</w:t>
      </w:r>
      <w:r w:rsidR="000273AD">
        <w:rPr>
          <w:lang w:val="en-US" w:eastAsia="en-US"/>
        </w:rPr>
        <w:t xml:space="preserve">. </w:t>
      </w:r>
      <w:r w:rsidR="00CA2266">
        <w:rPr>
          <w:lang w:val="en-US" w:eastAsia="en-US"/>
        </w:rPr>
        <w:t>This field is not mandatory in the REST communications.</w:t>
      </w:r>
    </w:p>
    <w:p w14:paraId="2D03D0FF" w14:textId="6C9D4B15" w:rsidR="00071A3D" w:rsidRDefault="00071A3D">
      <w:pPr>
        <w:rPr>
          <w:lang w:val="en-US"/>
        </w:rPr>
      </w:pPr>
      <w:r>
        <w:rPr>
          <w:lang w:val="en-US"/>
        </w:rPr>
        <w:br w:type="page"/>
      </w:r>
    </w:p>
    <w:p w14:paraId="2540778A" w14:textId="5B205FAC" w:rsidR="0073752E" w:rsidRPr="00CD480D" w:rsidRDefault="0073752E" w:rsidP="00D412F3">
      <w:pPr>
        <w:pStyle w:val="Szvegtrzs"/>
        <w:rPr>
          <w:lang w:val="en-US"/>
        </w:rPr>
      </w:pPr>
      <w:r w:rsidRPr="00CD480D">
        <w:rPr>
          <w:lang w:val="en-US"/>
        </w:rPr>
        <w:lastRenderedPageBreak/>
        <w:t xml:space="preserve">An example ArrowheadSystem </w:t>
      </w:r>
      <w:bookmarkStart w:id="6" w:name="OLE_LINK7"/>
      <w:bookmarkStart w:id="7" w:name="OLE_LINK8"/>
      <w:bookmarkStart w:id="8" w:name="OLE_LINK9"/>
      <w:bookmarkStart w:id="9" w:name="OLE_LINK10"/>
      <w:r w:rsidRPr="00CD480D">
        <w:rPr>
          <w:lang w:val="en-US"/>
        </w:rPr>
        <w:t>description</w:t>
      </w:r>
      <w:r w:rsidR="00716AD4">
        <w:rPr>
          <w:lang w:val="en-US"/>
        </w:rPr>
        <w:t xml:space="preserve"> in JSON</w:t>
      </w:r>
      <w:bookmarkEnd w:id="6"/>
      <w:bookmarkEnd w:id="7"/>
      <w:bookmarkEnd w:id="8"/>
      <w:bookmarkEnd w:id="9"/>
      <w:r w:rsidRPr="00CD480D">
        <w:rPr>
          <w:lang w:val="en-US"/>
        </w:rPr>
        <w:t>:</w:t>
      </w:r>
    </w:p>
    <w:p w14:paraId="533ECD69" w14:textId="77777777" w:rsidR="00830EC5" w:rsidRPr="00830EC5" w:rsidRDefault="00830EC5" w:rsidP="00830EC5">
      <w:pPr>
        <w:pStyle w:val="Szvegtrzs"/>
        <w:pBdr>
          <w:top w:val="single" w:sz="4" w:space="1" w:color="auto"/>
          <w:left w:val="single" w:sz="4" w:space="4" w:color="auto"/>
          <w:bottom w:val="single" w:sz="4" w:space="1" w:color="auto"/>
          <w:right w:val="single" w:sz="4" w:space="4" w:color="auto"/>
        </w:pBdr>
        <w:rPr>
          <w:rFonts w:cs="Courier New"/>
          <w:bCs/>
          <w:lang w:val="en-US"/>
        </w:rPr>
      </w:pPr>
      <w:r w:rsidRPr="00830EC5">
        <w:rPr>
          <w:rFonts w:cs="Courier New"/>
          <w:bCs/>
          <w:lang w:val="en-US"/>
        </w:rPr>
        <w:t>{</w:t>
      </w:r>
    </w:p>
    <w:p w14:paraId="2B5B19C6" w14:textId="77777777" w:rsidR="00830EC5" w:rsidRPr="00830EC5" w:rsidRDefault="00830EC5" w:rsidP="00830EC5">
      <w:pPr>
        <w:pStyle w:val="Szvegtrzs"/>
        <w:pBdr>
          <w:top w:val="single" w:sz="4" w:space="1" w:color="auto"/>
          <w:left w:val="single" w:sz="4" w:space="4" w:color="auto"/>
          <w:bottom w:val="single" w:sz="4" w:space="1" w:color="auto"/>
          <w:right w:val="single" w:sz="4" w:space="4" w:color="auto"/>
        </w:pBdr>
        <w:rPr>
          <w:rFonts w:cs="Courier New"/>
          <w:bCs/>
          <w:lang w:val="en-US"/>
        </w:rPr>
      </w:pPr>
      <w:r w:rsidRPr="00830EC5">
        <w:rPr>
          <w:rFonts w:cs="Courier New"/>
          <w:bCs/>
          <w:lang w:val="en-US"/>
        </w:rPr>
        <w:t xml:space="preserve">    "systemName": "InsecureTemperatureSensor",</w:t>
      </w:r>
    </w:p>
    <w:p w14:paraId="60F89898" w14:textId="2397D330" w:rsidR="00830EC5" w:rsidRPr="00830EC5" w:rsidRDefault="00830EC5" w:rsidP="00830EC5">
      <w:pPr>
        <w:pStyle w:val="Szvegtrzs"/>
        <w:pBdr>
          <w:top w:val="single" w:sz="4" w:space="1" w:color="auto"/>
          <w:left w:val="single" w:sz="4" w:space="4" w:color="auto"/>
          <w:bottom w:val="single" w:sz="4" w:space="1" w:color="auto"/>
          <w:right w:val="single" w:sz="4" w:space="4" w:color="auto"/>
        </w:pBdr>
        <w:rPr>
          <w:rFonts w:cs="Courier New"/>
          <w:bCs/>
          <w:lang w:val="en-US"/>
        </w:rPr>
      </w:pPr>
      <w:r w:rsidRPr="00830EC5">
        <w:rPr>
          <w:rFonts w:cs="Courier New"/>
          <w:bCs/>
          <w:lang w:val="en-US"/>
        </w:rPr>
        <w:t xml:space="preserve">    "address": "</w:t>
      </w:r>
      <w:r>
        <w:rPr>
          <w:rFonts w:cs="Courier New"/>
          <w:bCs/>
          <w:lang w:val="en-US"/>
        </w:rPr>
        <w:t>127.0.0.1</w:t>
      </w:r>
      <w:r w:rsidRPr="00830EC5">
        <w:rPr>
          <w:rFonts w:cs="Courier New"/>
          <w:bCs/>
          <w:lang w:val="en-US"/>
        </w:rPr>
        <w:t>",</w:t>
      </w:r>
    </w:p>
    <w:p w14:paraId="3C02ECFD" w14:textId="77777777" w:rsidR="00830EC5" w:rsidRPr="00830EC5" w:rsidRDefault="00830EC5" w:rsidP="00830EC5">
      <w:pPr>
        <w:pStyle w:val="Szvegtrzs"/>
        <w:pBdr>
          <w:top w:val="single" w:sz="4" w:space="1" w:color="auto"/>
          <w:left w:val="single" w:sz="4" w:space="4" w:color="auto"/>
          <w:bottom w:val="single" w:sz="4" w:space="1" w:color="auto"/>
          <w:right w:val="single" w:sz="4" w:space="4" w:color="auto"/>
        </w:pBdr>
        <w:rPr>
          <w:rFonts w:cs="Courier New"/>
          <w:bCs/>
          <w:lang w:val="en-US"/>
        </w:rPr>
      </w:pPr>
      <w:r w:rsidRPr="00830EC5">
        <w:rPr>
          <w:rFonts w:cs="Courier New"/>
          <w:bCs/>
          <w:lang w:val="en-US"/>
        </w:rPr>
        <w:t xml:space="preserve">    "port": 8454</w:t>
      </w:r>
    </w:p>
    <w:p w14:paraId="3CA29985" w14:textId="574A83B8" w:rsidR="00071A3D" w:rsidRPr="00830EC5" w:rsidRDefault="00830EC5" w:rsidP="00830EC5">
      <w:pPr>
        <w:pStyle w:val="Szvegtrzs"/>
        <w:pBdr>
          <w:top w:val="single" w:sz="4" w:space="1" w:color="auto"/>
          <w:left w:val="single" w:sz="4" w:space="4" w:color="auto"/>
          <w:bottom w:val="single" w:sz="4" w:space="1" w:color="auto"/>
          <w:right w:val="single" w:sz="4" w:space="4" w:color="auto"/>
        </w:pBdr>
        <w:rPr>
          <w:lang w:val="en-US"/>
        </w:rPr>
      </w:pPr>
      <w:r w:rsidRPr="00830EC5">
        <w:rPr>
          <w:rFonts w:cs="Courier New"/>
          <w:bCs/>
          <w:lang w:val="en-US"/>
        </w:rPr>
        <w:t xml:space="preserve">  }</w:t>
      </w:r>
    </w:p>
    <w:p w14:paraId="798B279A" w14:textId="520A3CC5" w:rsidR="0073752E" w:rsidRPr="00CD480D" w:rsidRDefault="0073752E" w:rsidP="00D412F3">
      <w:pPr>
        <w:pStyle w:val="Szvegtrzs"/>
        <w:rPr>
          <w:lang w:val="en-US"/>
        </w:rPr>
      </w:pPr>
      <w:r w:rsidRPr="00CD480D">
        <w:rPr>
          <w:lang w:val="en-US"/>
        </w:rPr>
        <w:t xml:space="preserve">An example ArrowheadService </w:t>
      </w:r>
      <w:r w:rsidR="00974D48" w:rsidRPr="00CD480D">
        <w:rPr>
          <w:lang w:val="en-US"/>
        </w:rPr>
        <w:t>description</w:t>
      </w:r>
      <w:r w:rsidR="00974D48">
        <w:rPr>
          <w:lang w:val="en-US"/>
        </w:rPr>
        <w:t xml:space="preserve"> in JSON</w:t>
      </w:r>
    </w:p>
    <w:p w14:paraId="3D81E6D1" w14:textId="77777777" w:rsidR="008E387D" w:rsidRPr="008E387D" w:rsidRDefault="008E387D" w:rsidP="008E387D">
      <w:pPr>
        <w:pStyle w:val="Szvegtrzs"/>
        <w:pBdr>
          <w:top w:val="single" w:sz="4" w:space="1" w:color="auto"/>
          <w:left w:val="single" w:sz="4" w:space="4" w:color="auto"/>
          <w:bottom w:val="single" w:sz="4" w:space="1" w:color="auto"/>
          <w:right w:val="single" w:sz="4" w:space="4" w:color="auto"/>
        </w:pBdr>
        <w:rPr>
          <w:rFonts w:cs="Courier New"/>
          <w:bCs/>
          <w:lang w:val="en-US"/>
        </w:rPr>
      </w:pPr>
      <w:r w:rsidRPr="008E387D">
        <w:rPr>
          <w:rFonts w:cs="Courier New"/>
          <w:bCs/>
          <w:lang w:val="en-US"/>
        </w:rPr>
        <w:t>{</w:t>
      </w:r>
    </w:p>
    <w:p w14:paraId="3B80BC50" w14:textId="77777777" w:rsidR="008E387D" w:rsidRPr="008E387D" w:rsidRDefault="008E387D" w:rsidP="008E387D">
      <w:pPr>
        <w:pStyle w:val="Szvegtrzs"/>
        <w:pBdr>
          <w:top w:val="single" w:sz="4" w:space="1" w:color="auto"/>
          <w:left w:val="single" w:sz="4" w:space="4" w:color="auto"/>
          <w:bottom w:val="single" w:sz="4" w:space="1" w:color="auto"/>
          <w:right w:val="single" w:sz="4" w:space="4" w:color="auto"/>
        </w:pBdr>
        <w:rPr>
          <w:rFonts w:cs="Courier New"/>
          <w:bCs/>
          <w:lang w:val="en-US"/>
        </w:rPr>
      </w:pPr>
      <w:r w:rsidRPr="008E387D">
        <w:rPr>
          <w:rFonts w:cs="Courier New"/>
          <w:bCs/>
          <w:lang w:val="en-US"/>
        </w:rPr>
        <w:tab/>
        <w:t>"serviceDefinition": "IndoorTemperature",</w:t>
      </w:r>
    </w:p>
    <w:p w14:paraId="4D80A352" w14:textId="5404F70B" w:rsidR="008E387D" w:rsidRPr="008E387D" w:rsidRDefault="008E387D" w:rsidP="008E387D">
      <w:pPr>
        <w:pStyle w:val="Szvegtrzs"/>
        <w:pBdr>
          <w:top w:val="single" w:sz="4" w:space="1" w:color="auto"/>
          <w:left w:val="single" w:sz="4" w:space="4" w:color="auto"/>
          <w:bottom w:val="single" w:sz="4" w:space="1" w:color="auto"/>
          <w:right w:val="single" w:sz="4" w:space="4" w:color="auto"/>
        </w:pBdr>
        <w:rPr>
          <w:rFonts w:cs="Courier New"/>
          <w:bCs/>
          <w:lang w:val="en-US"/>
        </w:rPr>
      </w:pPr>
      <w:r w:rsidRPr="008E387D">
        <w:rPr>
          <w:rFonts w:cs="Courier New"/>
          <w:bCs/>
          <w:lang w:val="en-US"/>
        </w:rPr>
        <w:tab/>
        <w:t>"interfaces": ["json"],</w:t>
      </w:r>
    </w:p>
    <w:p w14:paraId="5B066E42" w14:textId="77777777" w:rsidR="008E387D" w:rsidRPr="008E387D" w:rsidRDefault="008E387D" w:rsidP="008E387D">
      <w:pPr>
        <w:pStyle w:val="Szvegtrzs"/>
        <w:pBdr>
          <w:top w:val="single" w:sz="4" w:space="1" w:color="auto"/>
          <w:left w:val="single" w:sz="4" w:space="4" w:color="auto"/>
          <w:bottom w:val="single" w:sz="4" w:space="1" w:color="auto"/>
          <w:right w:val="single" w:sz="4" w:space="4" w:color="auto"/>
        </w:pBdr>
        <w:rPr>
          <w:rFonts w:cs="Courier New"/>
          <w:bCs/>
          <w:lang w:val="en-US"/>
        </w:rPr>
      </w:pPr>
      <w:r w:rsidRPr="008E387D">
        <w:rPr>
          <w:rFonts w:cs="Courier New"/>
          <w:bCs/>
          <w:lang w:val="en-US"/>
        </w:rPr>
        <w:tab/>
        <w:t>"serviceMetadata": {</w:t>
      </w:r>
    </w:p>
    <w:p w14:paraId="20C0C247" w14:textId="77777777" w:rsidR="008E387D" w:rsidRPr="008E387D" w:rsidRDefault="008E387D" w:rsidP="008E387D">
      <w:pPr>
        <w:pStyle w:val="Szvegtrzs"/>
        <w:pBdr>
          <w:top w:val="single" w:sz="4" w:space="1" w:color="auto"/>
          <w:left w:val="single" w:sz="4" w:space="4" w:color="auto"/>
          <w:bottom w:val="single" w:sz="4" w:space="1" w:color="auto"/>
          <w:right w:val="single" w:sz="4" w:space="4" w:color="auto"/>
        </w:pBdr>
        <w:rPr>
          <w:rFonts w:cs="Courier New"/>
          <w:bCs/>
          <w:lang w:val="en-US"/>
        </w:rPr>
      </w:pPr>
      <w:r w:rsidRPr="008E387D">
        <w:rPr>
          <w:rFonts w:cs="Courier New"/>
          <w:bCs/>
          <w:lang w:val="en-US"/>
        </w:rPr>
        <w:tab/>
      </w:r>
      <w:r w:rsidRPr="008E387D">
        <w:rPr>
          <w:rFonts w:cs="Courier New"/>
          <w:bCs/>
          <w:lang w:val="en-US"/>
        </w:rPr>
        <w:tab/>
        <w:t>"unit": "celsius"</w:t>
      </w:r>
    </w:p>
    <w:p w14:paraId="1DE9F1A4" w14:textId="77777777" w:rsidR="008E387D" w:rsidRPr="008E387D" w:rsidRDefault="008E387D" w:rsidP="008E387D">
      <w:pPr>
        <w:pStyle w:val="Szvegtrzs"/>
        <w:pBdr>
          <w:top w:val="single" w:sz="4" w:space="1" w:color="auto"/>
          <w:left w:val="single" w:sz="4" w:space="4" w:color="auto"/>
          <w:bottom w:val="single" w:sz="4" w:space="1" w:color="auto"/>
          <w:right w:val="single" w:sz="4" w:space="4" w:color="auto"/>
        </w:pBdr>
        <w:rPr>
          <w:rFonts w:cs="Courier New"/>
          <w:bCs/>
          <w:lang w:val="en-US"/>
        </w:rPr>
      </w:pPr>
      <w:r w:rsidRPr="008E387D">
        <w:rPr>
          <w:rFonts w:cs="Courier New"/>
          <w:bCs/>
          <w:lang w:val="en-US"/>
        </w:rPr>
        <w:tab/>
        <w:t>}</w:t>
      </w:r>
    </w:p>
    <w:p w14:paraId="1B8E4800" w14:textId="5BE50F80" w:rsidR="00830EC5" w:rsidRPr="00830EC5" w:rsidRDefault="008E387D" w:rsidP="008E387D">
      <w:pPr>
        <w:pStyle w:val="Szvegtrzs"/>
        <w:pBdr>
          <w:top w:val="single" w:sz="4" w:space="1" w:color="auto"/>
          <w:left w:val="single" w:sz="4" w:space="4" w:color="auto"/>
          <w:bottom w:val="single" w:sz="4" w:space="1" w:color="auto"/>
          <w:right w:val="single" w:sz="4" w:space="4" w:color="auto"/>
        </w:pBdr>
        <w:rPr>
          <w:rFonts w:cs="Courier New"/>
          <w:bCs/>
          <w:lang w:val="en-US"/>
        </w:rPr>
      </w:pPr>
      <w:r w:rsidRPr="008E387D">
        <w:rPr>
          <w:rFonts w:cs="Courier New"/>
          <w:bCs/>
          <w:lang w:val="en-US"/>
        </w:rPr>
        <w:t>}</w:t>
      </w:r>
    </w:p>
    <w:p w14:paraId="36D98411" w14:textId="77777777" w:rsidR="00830EC5" w:rsidRDefault="00830EC5" w:rsidP="00D412F3">
      <w:pPr>
        <w:pStyle w:val="Szvegtrzs"/>
        <w:rPr>
          <w:lang w:val="en-US"/>
        </w:rPr>
      </w:pPr>
    </w:p>
    <w:p w14:paraId="468DB26E" w14:textId="797FCC9C" w:rsidR="0073752E" w:rsidRPr="00CD480D" w:rsidRDefault="00974D48" w:rsidP="00D412F3">
      <w:pPr>
        <w:pStyle w:val="Szvegtrzs"/>
        <w:rPr>
          <w:lang w:val="en-US"/>
        </w:rPr>
      </w:pPr>
      <w:r>
        <w:rPr>
          <w:lang w:val="en-US"/>
        </w:rPr>
        <w:t>An example Arrowhead</w:t>
      </w:r>
      <w:r w:rsidR="00216665" w:rsidRPr="00CD480D">
        <w:rPr>
          <w:lang w:val="en-US"/>
        </w:rPr>
        <w:t xml:space="preserve">Cloud </w:t>
      </w:r>
      <w:r w:rsidRPr="00CD480D">
        <w:rPr>
          <w:lang w:val="en-US"/>
        </w:rPr>
        <w:t>description</w:t>
      </w:r>
      <w:r>
        <w:rPr>
          <w:lang w:val="en-US"/>
        </w:rPr>
        <w:t xml:space="preserve"> in JSON</w:t>
      </w:r>
      <w:r w:rsidR="00216665" w:rsidRPr="00CD480D">
        <w:rPr>
          <w:lang w:val="en-US"/>
        </w:rPr>
        <w:t xml:space="preserve">: </w:t>
      </w:r>
    </w:p>
    <w:p w14:paraId="0646E8C3" w14:textId="77777777" w:rsidR="00830EC5" w:rsidRPr="00830EC5" w:rsidRDefault="00830EC5" w:rsidP="00830EC5">
      <w:pPr>
        <w:pStyle w:val="Szvegtrzs"/>
        <w:pBdr>
          <w:top w:val="single" w:sz="4" w:space="1" w:color="auto"/>
          <w:left w:val="single" w:sz="4" w:space="4" w:color="auto"/>
          <w:bottom w:val="single" w:sz="4" w:space="1" w:color="auto"/>
          <w:right w:val="single" w:sz="4" w:space="4" w:color="auto"/>
        </w:pBdr>
        <w:rPr>
          <w:rFonts w:cs="Courier New"/>
          <w:bCs/>
          <w:lang w:val="en-US"/>
        </w:rPr>
      </w:pPr>
      <w:r w:rsidRPr="00830EC5">
        <w:rPr>
          <w:rFonts w:cs="Courier New"/>
          <w:bCs/>
          <w:lang w:val="en-US"/>
        </w:rPr>
        <w:t xml:space="preserve">    {</w:t>
      </w:r>
    </w:p>
    <w:p w14:paraId="695C4014" w14:textId="77777777" w:rsidR="00830EC5" w:rsidRPr="00830EC5" w:rsidRDefault="00830EC5" w:rsidP="00830EC5">
      <w:pPr>
        <w:pStyle w:val="Szvegtrzs"/>
        <w:pBdr>
          <w:top w:val="single" w:sz="4" w:space="1" w:color="auto"/>
          <w:left w:val="single" w:sz="4" w:space="4" w:color="auto"/>
          <w:bottom w:val="single" w:sz="4" w:space="1" w:color="auto"/>
          <w:right w:val="single" w:sz="4" w:space="4" w:color="auto"/>
        </w:pBdr>
        <w:rPr>
          <w:rFonts w:cs="Courier New"/>
          <w:bCs/>
          <w:lang w:val="en-US"/>
        </w:rPr>
      </w:pPr>
      <w:r w:rsidRPr="00830EC5">
        <w:rPr>
          <w:rFonts w:cs="Courier New"/>
          <w:bCs/>
          <w:lang w:val="en-US"/>
        </w:rPr>
        <w:t xml:space="preserve">        "operator": "SmartGridOperator",</w:t>
      </w:r>
    </w:p>
    <w:p w14:paraId="131324CC" w14:textId="77777777" w:rsidR="00830EC5" w:rsidRPr="00830EC5" w:rsidRDefault="00830EC5" w:rsidP="00830EC5">
      <w:pPr>
        <w:pStyle w:val="Szvegtrzs"/>
        <w:pBdr>
          <w:top w:val="single" w:sz="4" w:space="1" w:color="auto"/>
          <w:left w:val="single" w:sz="4" w:space="4" w:color="auto"/>
          <w:bottom w:val="single" w:sz="4" w:space="1" w:color="auto"/>
          <w:right w:val="single" w:sz="4" w:space="4" w:color="auto"/>
        </w:pBdr>
        <w:rPr>
          <w:rFonts w:cs="Courier New"/>
          <w:bCs/>
          <w:lang w:val="en-US"/>
        </w:rPr>
      </w:pPr>
      <w:r w:rsidRPr="00830EC5">
        <w:rPr>
          <w:rFonts w:cs="Courier New"/>
          <w:bCs/>
          <w:lang w:val="en-US"/>
        </w:rPr>
        <w:t xml:space="preserve">        "cloudName": "SmartGrid",</w:t>
      </w:r>
    </w:p>
    <w:p w14:paraId="60775E4E" w14:textId="77777777" w:rsidR="00830EC5" w:rsidRPr="00830EC5" w:rsidRDefault="00830EC5" w:rsidP="00830EC5">
      <w:pPr>
        <w:pStyle w:val="Szvegtrzs"/>
        <w:pBdr>
          <w:top w:val="single" w:sz="4" w:space="1" w:color="auto"/>
          <w:left w:val="single" w:sz="4" w:space="4" w:color="auto"/>
          <w:bottom w:val="single" w:sz="4" w:space="1" w:color="auto"/>
          <w:right w:val="single" w:sz="4" w:space="4" w:color="auto"/>
        </w:pBdr>
        <w:rPr>
          <w:rFonts w:cs="Courier New"/>
          <w:bCs/>
          <w:lang w:val="en-US"/>
        </w:rPr>
      </w:pPr>
      <w:r w:rsidRPr="00830EC5">
        <w:rPr>
          <w:rFonts w:cs="Courier New"/>
          <w:bCs/>
          <w:lang w:val="en-US"/>
        </w:rPr>
        <w:t xml:space="preserve">        "address": "10.0.0.82",</w:t>
      </w:r>
    </w:p>
    <w:p w14:paraId="5E69B904" w14:textId="77777777" w:rsidR="00830EC5" w:rsidRPr="00830EC5" w:rsidRDefault="00830EC5" w:rsidP="00830EC5">
      <w:pPr>
        <w:pStyle w:val="Szvegtrzs"/>
        <w:pBdr>
          <w:top w:val="single" w:sz="4" w:space="1" w:color="auto"/>
          <w:left w:val="single" w:sz="4" w:space="4" w:color="auto"/>
          <w:bottom w:val="single" w:sz="4" w:space="1" w:color="auto"/>
          <w:right w:val="single" w:sz="4" w:space="4" w:color="auto"/>
        </w:pBdr>
        <w:rPr>
          <w:rFonts w:cs="Courier New"/>
          <w:bCs/>
          <w:lang w:val="en-US"/>
        </w:rPr>
      </w:pPr>
      <w:r w:rsidRPr="00830EC5">
        <w:rPr>
          <w:rFonts w:cs="Courier New"/>
          <w:bCs/>
          <w:lang w:val="en-US"/>
        </w:rPr>
        <w:t xml:space="preserve">        "port": 8446,</w:t>
      </w:r>
    </w:p>
    <w:p w14:paraId="18EBB0C3" w14:textId="77777777" w:rsidR="00830EC5" w:rsidRPr="00830EC5" w:rsidRDefault="00830EC5" w:rsidP="00830EC5">
      <w:pPr>
        <w:pStyle w:val="Szvegtrzs"/>
        <w:pBdr>
          <w:top w:val="single" w:sz="4" w:space="1" w:color="auto"/>
          <w:left w:val="single" w:sz="4" w:space="4" w:color="auto"/>
          <w:bottom w:val="single" w:sz="4" w:space="1" w:color="auto"/>
          <w:right w:val="single" w:sz="4" w:space="4" w:color="auto"/>
        </w:pBdr>
        <w:rPr>
          <w:rFonts w:cs="Courier New"/>
          <w:bCs/>
          <w:lang w:val="en-US"/>
        </w:rPr>
      </w:pPr>
      <w:r w:rsidRPr="00830EC5">
        <w:rPr>
          <w:rFonts w:cs="Courier New"/>
          <w:bCs/>
          <w:lang w:val="en-US"/>
        </w:rPr>
        <w:t xml:space="preserve">        "gatekeeperServiceURI": "gatekeeper",</w:t>
      </w:r>
    </w:p>
    <w:p w14:paraId="24E8E84E" w14:textId="77777777" w:rsidR="00830EC5" w:rsidRPr="00830EC5" w:rsidRDefault="00830EC5" w:rsidP="00830EC5">
      <w:pPr>
        <w:pStyle w:val="Szvegtrzs"/>
        <w:pBdr>
          <w:top w:val="single" w:sz="4" w:space="1" w:color="auto"/>
          <w:left w:val="single" w:sz="4" w:space="4" w:color="auto"/>
          <w:bottom w:val="single" w:sz="4" w:space="1" w:color="auto"/>
          <w:right w:val="single" w:sz="4" w:space="4" w:color="auto"/>
        </w:pBdr>
        <w:rPr>
          <w:rFonts w:cs="Courier New"/>
          <w:bCs/>
          <w:lang w:val="en-US"/>
        </w:rPr>
      </w:pPr>
      <w:r w:rsidRPr="00830EC5">
        <w:rPr>
          <w:rFonts w:cs="Courier New"/>
          <w:bCs/>
          <w:lang w:val="en-US"/>
        </w:rPr>
        <w:t xml:space="preserve">        "authenticationInfo": "Gatekeeper PK",</w:t>
      </w:r>
    </w:p>
    <w:p w14:paraId="1624CC69" w14:textId="77777777" w:rsidR="00830EC5" w:rsidRPr="00830EC5" w:rsidRDefault="00830EC5" w:rsidP="00830EC5">
      <w:pPr>
        <w:pStyle w:val="Szvegtrzs"/>
        <w:pBdr>
          <w:top w:val="single" w:sz="4" w:space="1" w:color="auto"/>
          <w:left w:val="single" w:sz="4" w:space="4" w:color="auto"/>
          <w:bottom w:val="single" w:sz="4" w:space="1" w:color="auto"/>
          <w:right w:val="single" w:sz="4" w:space="4" w:color="auto"/>
        </w:pBdr>
        <w:rPr>
          <w:rFonts w:cs="Courier New"/>
          <w:bCs/>
          <w:lang w:val="en-US"/>
        </w:rPr>
      </w:pPr>
      <w:r w:rsidRPr="00830EC5">
        <w:rPr>
          <w:rFonts w:cs="Courier New"/>
          <w:bCs/>
          <w:lang w:val="en-US"/>
        </w:rPr>
        <w:t xml:space="preserve">        "secure": false</w:t>
      </w:r>
    </w:p>
    <w:p w14:paraId="66E14E73" w14:textId="1CC283FB" w:rsidR="002A2271" w:rsidRPr="00830EC5" w:rsidRDefault="00830EC5" w:rsidP="00830EC5">
      <w:pPr>
        <w:pStyle w:val="Szvegtrzs"/>
        <w:pBdr>
          <w:top w:val="single" w:sz="4" w:space="1" w:color="auto"/>
          <w:left w:val="single" w:sz="4" w:space="4" w:color="auto"/>
          <w:bottom w:val="single" w:sz="4" w:space="1" w:color="auto"/>
          <w:right w:val="single" w:sz="4" w:space="4" w:color="auto"/>
        </w:pBdr>
        <w:rPr>
          <w:lang w:val="en-US"/>
        </w:rPr>
      </w:pPr>
      <w:r w:rsidRPr="00830EC5">
        <w:rPr>
          <w:rFonts w:cs="Courier New"/>
          <w:bCs/>
          <w:lang w:val="en-US"/>
        </w:rPr>
        <w:t xml:space="preserve">    }</w:t>
      </w:r>
    </w:p>
    <w:p w14:paraId="2A44BCE7" w14:textId="72C48F47" w:rsidR="004D144B" w:rsidRPr="00CD480D" w:rsidRDefault="0073752E" w:rsidP="009F5CBA">
      <w:pPr>
        <w:pStyle w:val="Cmsor1"/>
      </w:pPr>
      <w:bookmarkStart w:id="10" w:name="_Toc459645644"/>
      <w:r w:rsidRPr="00CD480D">
        <w:t>Certificate hierarchy</w:t>
      </w:r>
      <w:bookmarkEnd w:id="10"/>
    </w:p>
    <w:p w14:paraId="428552B2" w14:textId="52869937" w:rsidR="004D144B" w:rsidRPr="00CD480D" w:rsidRDefault="004D144B" w:rsidP="00D412F3">
      <w:pPr>
        <w:pStyle w:val="Szvegtrzs"/>
        <w:rPr>
          <w:lang w:val="en-US"/>
        </w:rPr>
      </w:pPr>
      <w:r w:rsidRPr="00CD480D">
        <w:rPr>
          <w:lang w:val="en-US"/>
        </w:rPr>
        <w:t>This implementation uses X.509 certi</w:t>
      </w:r>
      <w:r w:rsidR="006807C7">
        <w:rPr>
          <w:lang w:val="en-US"/>
        </w:rPr>
        <w:t>ficates to establish secure (TLS</w:t>
      </w:r>
      <w:r w:rsidRPr="00CD480D">
        <w:rPr>
          <w:lang w:val="en-US"/>
        </w:rPr>
        <w:t xml:space="preserve">) connections between entities (resources), if enabled. Every Arrowhead System (and the core ones, as well) should have its own certificate, specifically created from a master Arrowhead certificate. </w:t>
      </w:r>
    </w:p>
    <w:p w14:paraId="23B7ED98" w14:textId="740AE731" w:rsidR="004D144B" w:rsidRPr="00CD480D" w:rsidRDefault="002E2090" w:rsidP="00D412F3">
      <w:pPr>
        <w:pStyle w:val="Szvegtrzs"/>
        <w:rPr>
          <w:lang w:val="en-US"/>
        </w:rPr>
      </w:pPr>
      <w:r w:rsidRPr="00CD480D">
        <w:rPr>
          <w:noProof/>
          <w:lang w:val="hu-HU" w:eastAsia="hu-HU"/>
        </w:rPr>
        <w:drawing>
          <wp:anchor distT="0" distB="0" distL="114300" distR="114300" simplePos="0" relativeHeight="251655168" behindDoc="1" locked="0" layoutInCell="1" allowOverlap="1" wp14:anchorId="2209CB83" wp14:editId="143DF8C6">
            <wp:simplePos x="0" y="0"/>
            <wp:positionH relativeFrom="column">
              <wp:posOffset>-4445</wp:posOffset>
            </wp:positionH>
            <wp:positionV relativeFrom="paragraph">
              <wp:posOffset>7620</wp:posOffset>
            </wp:positionV>
            <wp:extent cx="1645920" cy="2245360"/>
            <wp:effectExtent l="0" t="0" r="0" b="2540"/>
            <wp:wrapTight wrapText="bothSides">
              <wp:wrapPolygon edited="0">
                <wp:start x="0" y="0"/>
                <wp:lineTo x="0" y="21441"/>
                <wp:lineTo x="21250" y="21441"/>
                <wp:lineTo x="21250" y="0"/>
                <wp:lineTo x="0" y="0"/>
              </wp:wrapPolygon>
            </wp:wrapTight>
            <wp:docPr id="18" name="Kép 18" descr="D:\Cubby\Munka\Arrowhead\Figures\Arrowhead Framework elements\Local Clouds and Certificate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ubby\Munka\Arrowhead\Figures\Arrowhead Framework elements\Local Clouds and Certificate Hierarchy.jp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1645920" cy="2245360"/>
                    </a:xfrm>
                    <a:prstGeom prst="rect">
                      <a:avLst/>
                    </a:prstGeom>
                    <a:noFill/>
                    <a:ln>
                      <a:noFill/>
                    </a:ln>
                  </pic:spPr>
                </pic:pic>
              </a:graphicData>
            </a:graphic>
            <wp14:sizeRelH relativeFrom="page">
              <wp14:pctWidth>0</wp14:pctWidth>
            </wp14:sizeRelH>
            <wp14:sizeRelV relativeFrom="page">
              <wp14:pctHeight>0</wp14:pctHeight>
            </wp14:sizeRelV>
          </wp:anchor>
        </w:drawing>
      </w:r>
      <w:r w:rsidR="004D144B" w:rsidRPr="00CD480D">
        <w:rPr>
          <w:lang w:val="en-US"/>
        </w:rPr>
        <w:t>This certificate chain represents the unified Cloud and System architecture and enables advanced authorization capabilities (such as identitiy verification and access control</w:t>
      </w:r>
      <w:r w:rsidR="00CA2266">
        <w:rPr>
          <w:lang w:val="en-US"/>
        </w:rPr>
        <w:t xml:space="preserve"> with authorization tokens</w:t>
      </w:r>
      <w:r w:rsidR="004D144B" w:rsidRPr="00CD480D">
        <w:rPr>
          <w:lang w:val="en-US"/>
        </w:rPr>
        <w:t>).</w:t>
      </w:r>
    </w:p>
    <w:p w14:paraId="2C5F5668" w14:textId="6F9B2040" w:rsidR="004D144B" w:rsidRPr="00CD480D" w:rsidRDefault="004D144B" w:rsidP="00D412F3">
      <w:pPr>
        <w:pStyle w:val="Szvegtrzs"/>
        <w:rPr>
          <w:lang w:val="en-US"/>
        </w:rPr>
      </w:pPr>
    </w:p>
    <w:p w14:paraId="150D8802" w14:textId="77777777" w:rsidR="002E2090" w:rsidRPr="00CD480D" w:rsidRDefault="002E2090" w:rsidP="00D412F3">
      <w:pPr>
        <w:pStyle w:val="Szvegtrzs"/>
        <w:rPr>
          <w:lang w:val="en-US"/>
        </w:rPr>
      </w:pPr>
      <w:r w:rsidRPr="00CD480D">
        <w:rPr>
          <w:lang w:val="en-US"/>
        </w:rPr>
        <w:t>From a master Arrowhead certificate (currently self-signed), every Local Cloud can spawn their own certificate (the master certificate signs the Cloud one).</w:t>
      </w:r>
    </w:p>
    <w:p w14:paraId="316DD700" w14:textId="77777777" w:rsidR="002E2090" w:rsidRPr="00CD480D" w:rsidRDefault="002E2090" w:rsidP="00D412F3">
      <w:pPr>
        <w:pStyle w:val="Szvegtrzs"/>
        <w:rPr>
          <w:lang w:val="en-US"/>
        </w:rPr>
      </w:pPr>
    </w:p>
    <w:p w14:paraId="6B1DC109" w14:textId="77777777" w:rsidR="00675F55" w:rsidRPr="00CD480D" w:rsidRDefault="00675F55" w:rsidP="00D412F3">
      <w:pPr>
        <w:pStyle w:val="Szvegtrzs"/>
        <w:rPr>
          <w:lang w:val="en-US"/>
        </w:rPr>
      </w:pPr>
    </w:p>
    <w:p w14:paraId="2D3127B8" w14:textId="5E43D3B5" w:rsidR="002E2090" w:rsidRPr="00CD480D" w:rsidRDefault="002E2090" w:rsidP="00D412F3">
      <w:pPr>
        <w:pStyle w:val="Szvegtrzs"/>
        <w:rPr>
          <w:lang w:val="en-US"/>
        </w:rPr>
      </w:pPr>
      <w:r w:rsidRPr="00CD480D">
        <w:rPr>
          <w:lang w:val="en-US"/>
        </w:rPr>
        <w:t xml:space="preserve">This process is to be governed by the Arrowhead consortium when new Local Clouds are established. Clouds can only participate in inter-cloud interactions when their </w:t>
      </w:r>
      <w:r w:rsidRPr="00CD480D">
        <w:rPr>
          <w:lang w:val="en-US"/>
        </w:rPr>
        <w:lastRenderedPageBreak/>
        <w:t xml:space="preserve">cloud certificate is signed by the master Arrowhead CA (only manual generation and signature is used). </w:t>
      </w:r>
    </w:p>
    <w:p w14:paraId="29B9A5EF" w14:textId="116E697F" w:rsidR="002E2090" w:rsidRPr="00CD480D" w:rsidRDefault="002E2090" w:rsidP="00D412F3">
      <w:pPr>
        <w:pStyle w:val="Szvegtrzs"/>
        <w:rPr>
          <w:lang w:val="en-US"/>
        </w:rPr>
      </w:pPr>
    </w:p>
    <w:p w14:paraId="53D1E7E1" w14:textId="6EDF4474" w:rsidR="002E2090" w:rsidRPr="00CD480D" w:rsidRDefault="002E2090" w:rsidP="00D412F3">
      <w:pPr>
        <w:pStyle w:val="Szvegtrzs"/>
        <w:rPr>
          <w:lang w:val="en-US"/>
        </w:rPr>
      </w:pPr>
      <w:r w:rsidRPr="00CD480D">
        <w:rPr>
          <w:lang w:val="en-US"/>
        </w:rPr>
        <w:t xml:space="preserve">Within the newly established Local Clouds, Systems must also have their own certificate, that is signed by their own Cloud certificate. This signature ensures that a System ”belongs” to the Cloud and is properly initiated (bootstrapped into the Cloud). </w:t>
      </w:r>
    </w:p>
    <w:p w14:paraId="336DE2A1" w14:textId="77777777" w:rsidR="002E2090" w:rsidRPr="00CD480D" w:rsidRDefault="002E2090" w:rsidP="00D412F3">
      <w:pPr>
        <w:pStyle w:val="Szvegtrzs"/>
        <w:rPr>
          <w:lang w:val="en-US"/>
        </w:rPr>
      </w:pPr>
    </w:p>
    <w:p w14:paraId="431E6812" w14:textId="14137253" w:rsidR="004D144B" w:rsidRPr="00CD480D" w:rsidRDefault="004D144B" w:rsidP="00D412F3">
      <w:pPr>
        <w:pStyle w:val="Szvegtrzs"/>
        <w:rPr>
          <w:lang w:val="en-US"/>
        </w:rPr>
      </w:pPr>
      <w:r w:rsidRPr="00CD480D">
        <w:rPr>
          <w:noProof/>
          <w:lang w:val="hu-HU" w:eastAsia="hu-HU"/>
        </w:rPr>
        <w:drawing>
          <wp:inline distT="0" distB="0" distL="0" distR="0" wp14:anchorId="0A2D4F78" wp14:editId="3A4F4358">
            <wp:extent cx="5575935" cy="2169756"/>
            <wp:effectExtent l="0" t="0" r="5715" b="2540"/>
            <wp:docPr id="17" name="Kép 17" descr="D:\Archive\Munka\Arrowhead\Articles\Arrowhead security\figures\CertStr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rchive\Munka\Arrowhead\Articles\Arrowhead security\figures\CertStruct.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575935" cy="2169756"/>
                    </a:xfrm>
                    <a:prstGeom prst="rect">
                      <a:avLst/>
                    </a:prstGeom>
                    <a:noFill/>
                    <a:ln>
                      <a:noFill/>
                    </a:ln>
                  </pic:spPr>
                </pic:pic>
              </a:graphicData>
            </a:graphic>
          </wp:inline>
        </w:drawing>
      </w:r>
    </w:p>
    <w:p w14:paraId="6AD54EF2" w14:textId="05FD2E09" w:rsidR="002E2090" w:rsidRPr="00CD480D" w:rsidRDefault="002E2090" w:rsidP="002E2090">
      <w:pPr>
        <w:pStyle w:val="Szvegtrzs"/>
        <w:rPr>
          <w:lang w:val="en-US"/>
        </w:rPr>
      </w:pPr>
      <w:r w:rsidRPr="00CD480D">
        <w:rPr>
          <w:b/>
          <w:lang w:val="en-US"/>
        </w:rPr>
        <w:t>Figure 5. The Arrowhead common descriptors in practice</w:t>
      </w:r>
    </w:p>
    <w:p w14:paraId="3D92EF97" w14:textId="757B6910" w:rsidR="004D144B" w:rsidRPr="00CD480D" w:rsidRDefault="004D144B" w:rsidP="00D412F3">
      <w:pPr>
        <w:pStyle w:val="Szvegtrzs"/>
        <w:rPr>
          <w:lang w:val="en-US"/>
        </w:rPr>
      </w:pPr>
    </w:p>
    <w:p w14:paraId="56D97769" w14:textId="09A93884" w:rsidR="008D43ED" w:rsidRPr="00CD480D" w:rsidRDefault="002E2090" w:rsidP="00D412F3">
      <w:pPr>
        <w:pStyle w:val="Szvegtrzs"/>
        <w:rPr>
          <w:lang w:val="en-US"/>
        </w:rPr>
      </w:pPr>
      <w:r w:rsidRPr="00CD480D">
        <w:rPr>
          <w:lang w:val="en-US"/>
        </w:rPr>
        <w:t xml:space="preserve">Identity verification and admission control utilizes the Common Name (CN) field of the subject name in a X.509 certificate. </w:t>
      </w:r>
      <w:r w:rsidR="008D43ED" w:rsidRPr="00CD480D">
        <w:rPr>
          <w:lang w:val="en-US"/>
        </w:rPr>
        <w:t>The current (test) certificates use RSA 2048 bits and are stored in Java KeyStore files separately.</w:t>
      </w:r>
    </w:p>
    <w:p w14:paraId="1A7A87CC" w14:textId="4F814892" w:rsidR="002E2090" w:rsidRPr="00CD480D" w:rsidRDefault="002E2090" w:rsidP="00D412F3">
      <w:pPr>
        <w:pStyle w:val="Szvegtrzs"/>
        <w:rPr>
          <w:lang w:val="en-US"/>
        </w:rPr>
      </w:pPr>
      <w:r w:rsidRPr="00CD480D">
        <w:rPr>
          <w:lang w:val="en-US"/>
        </w:rPr>
        <w:t xml:space="preserve">An Arrowhead-compliant CN </w:t>
      </w:r>
      <w:r w:rsidR="00C61B45">
        <w:rPr>
          <w:lang w:val="en-US"/>
        </w:rPr>
        <w:t>is structured the following way,</w:t>
      </w:r>
      <w:r w:rsidR="008D43ED" w:rsidRPr="00CD480D">
        <w:rPr>
          <w:lang w:val="en-US"/>
        </w:rPr>
        <w:t xml:space="preserve"> separated by dots (”.”)</w:t>
      </w:r>
      <w:r w:rsidRPr="00CD480D">
        <w:rPr>
          <w:lang w:val="en-US"/>
        </w:rPr>
        <w:t>:</w:t>
      </w:r>
    </w:p>
    <w:p w14:paraId="0D378521" w14:textId="77777777" w:rsidR="008D43ED" w:rsidRPr="00CD480D" w:rsidRDefault="008D43ED" w:rsidP="00D412F3">
      <w:pPr>
        <w:pStyle w:val="Szvegtrzs"/>
        <w:rPr>
          <w:lang w:val="en-US"/>
        </w:rPr>
      </w:pPr>
    </w:p>
    <w:p w14:paraId="7681B3CE" w14:textId="17ED5039" w:rsidR="002E2090" w:rsidRPr="00CD480D" w:rsidRDefault="008D43ED" w:rsidP="008D43ED">
      <w:pPr>
        <w:pStyle w:val="Szvegtrzs"/>
        <w:pBdr>
          <w:top w:val="single" w:sz="4" w:space="1" w:color="auto"/>
          <w:left w:val="single" w:sz="4" w:space="4" w:color="auto"/>
          <w:bottom w:val="single" w:sz="4" w:space="1" w:color="auto"/>
          <w:right w:val="single" w:sz="4" w:space="4" w:color="auto"/>
        </w:pBdr>
        <w:rPr>
          <w:b/>
          <w:i/>
          <w:lang w:val="en-US"/>
        </w:rPr>
      </w:pPr>
      <w:r w:rsidRPr="00CD480D">
        <w:rPr>
          <w:lang w:val="en-US"/>
        </w:rPr>
        <w:t xml:space="preserve">CN= </w:t>
      </w:r>
      <w:r w:rsidR="006807C7">
        <w:rPr>
          <w:b/>
          <w:i/>
          <w:lang w:val="en-US"/>
        </w:rPr>
        <w:t>&lt;systemName&gt;</w:t>
      </w:r>
      <w:r w:rsidRPr="00CD480D">
        <w:rPr>
          <w:b/>
          <w:i/>
          <w:lang w:val="en-US"/>
        </w:rPr>
        <w:t>.&lt;cloudName&gt;.&lt;operatorName&gt;.arrowhead.eu</w:t>
      </w:r>
    </w:p>
    <w:p w14:paraId="655C8CBF" w14:textId="089314C4" w:rsidR="00453BF4" w:rsidRDefault="00453BF4" w:rsidP="00D412F3">
      <w:pPr>
        <w:pStyle w:val="Szvegtrzs"/>
        <w:rPr>
          <w:b/>
          <w:i/>
          <w:lang w:val="en-US"/>
        </w:rPr>
      </w:pPr>
    </w:p>
    <w:p w14:paraId="0D90612C" w14:textId="25048548" w:rsidR="00F20E4B" w:rsidRDefault="00F20E4B" w:rsidP="00D412F3">
      <w:pPr>
        <w:pStyle w:val="Szvegtrzs"/>
        <w:rPr>
          <w:b/>
          <w:i/>
          <w:lang w:val="en-US"/>
        </w:rPr>
      </w:pPr>
    </w:p>
    <w:p w14:paraId="3979EB68" w14:textId="77777777" w:rsidR="00F20E4B" w:rsidRPr="00CD480D" w:rsidRDefault="00F20E4B" w:rsidP="00D412F3">
      <w:pPr>
        <w:pStyle w:val="Szvegtrzs"/>
        <w:rPr>
          <w:b/>
          <w:i/>
          <w:lang w:val="en-US"/>
        </w:rPr>
      </w:pPr>
    </w:p>
    <w:p w14:paraId="207323DA" w14:textId="561893B0" w:rsidR="00453BF4" w:rsidRPr="00CD480D" w:rsidRDefault="00453BF4" w:rsidP="00D412F3">
      <w:pPr>
        <w:pStyle w:val="Szvegtrzs"/>
        <w:rPr>
          <w:lang w:val="en-US"/>
        </w:rPr>
      </w:pPr>
      <w:r w:rsidRPr="00CD480D">
        <w:rPr>
          <w:lang w:val="en-US"/>
        </w:rPr>
        <w:t xml:space="preserve">For example: </w:t>
      </w:r>
    </w:p>
    <w:p w14:paraId="7B3DB73F" w14:textId="59A207F3" w:rsidR="00453BF4" w:rsidRPr="00CD480D" w:rsidRDefault="00453BF4" w:rsidP="00453BF4">
      <w:pPr>
        <w:pStyle w:val="Szvegtrzs"/>
        <w:pBdr>
          <w:top w:val="single" w:sz="4" w:space="1" w:color="auto"/>
          <w:left w:val="single" w:sz="4" w:space="4" w:color="auto"/>
          <w:bottom w:val="single" w:sz="4" w:space="1" w:color="auto"/>
          <w:right w:val="single" w:sz="4" w:space="4" w:color="auto"/>
        </w:pBdr>
        <w:rPr>
          <w:lang w:val="en-US"/>
        </w:rPr>
      </w:pPr>
      <w:r w:rsidRPr="00CD480D">
        <w:rPr>
          <w:lang w:val="en-US"/>
        </w:rPr>
        <w:t xml:space="preserve">CN= </w:t>
      </w:r>
      <w:r w:rsidR="00A10407">
        <w:rPr>
          <w:i/>
          <w:lang w:val="en-US"/>
        </w:rPr>
        <w:t>Orchestrator</w:t>
      </w:r>
      <w:r w:rsidRPr="00CD480D">
        <w:rPr>
          <w:i/>
          <w:lang w:val="en-US"/>
        </w:rPr>
        <w:t>.TestCloud1.aitia.arrowhead.eu</w:t>
      </w:r>
    </w:p>
    <w:p w14:paraId="0F37179D" w14:textId="442270A1" w:rsidR="002E2090" w:rsidRPr="00CD480D" w:rsidRDefault="00453BF4" w:rsidP="00453BF4">
      <w:pPr>
        <w:pStyle w:val="Szvegtrzs"/>
        <w:pBdr>
          <w:top w:val="single" w:sz="4" w:space="1" w:color="auto"/>
          <w:left w:val="single" w:sz="4" w:space="4" w:color="auto"/>
          <w:bottom w:val="single" w:sz="4" w:space="1" w:color="auto"/>
          <w:right w:val="single" w:sz="4" w:space="4" w:color="auto"/>
        </w:pBdr>
        <w:rPr>
          <w:lang w:val="en-US"/>
        </w:rPr>
      </w:pPr>
      <w:r w:rsidRPr="00CD480D">
        <w:rPr>
          <w:lang w:val="en-US"/>
        </w:rPr>
        <w:t>OU=</w:t>
      </w:r>
      <w:r w:rsidRPr="00CD480D">
        <w:rPr>
          <w:i/>
          <w:lang w:val="en-US"/>
        </w:rPr>
        <w:t>SGA</w:t>
      </w:r>
      <w:r w:rsidRPr="00CD480D">
        <w:rPr>
          <w:lang w:val="en-US"/>
        </w:rPr>
        <w:tab/>
      </w:r>
      <w:r w:rsidRPr="00CD480D">
        <w:rPr>
          <w:lang w:val="en-US"/>
        </w:rPr>
        <w:tab/>
        <w:t xml:space="preserve"> O=</w:t>
      </w:r>
      <w:r w:rsidRPr="00CD480D">
        <w:rPr>
          <w:i/>
          <w:lang w:val="en-US"/>
        </w:rPr>
        <w:t>AITIA INC</w:t>
      </w:r>
      <w:r w:rsidRPr="00CD480D">
        <w:rPr>
          <w:lang w:val="en-US"/>
        </w:rPr>
        <w:t>.</w:t>
      </w:r>
    </w:p>
    <w:p w14:paraId="27D81E4E" w14:textId="5C9C0AA2" w:rsidR="002E2090" w:rsidRPr="00CD480D" w:rsidRDefault="00453BF4" w:rsidP="00453BF4">
      <w:pPr>
        <w:pStyle w:val="Szvegtrzs"/>
        <w:pBdr>
          <w:top w:val="single" w:sz="4" w:space="1" w:color="auto"/>
          <w:left w:val="single" w:sz="4" w:space="4" w:color="auto"/>
          <w:bottom w:val="single" w:sz="4" w:space="1" w:color="auto"/>
          <w:right w:val="single" w:sz="4" w:space="4" w:color="auto"/>
        </w:pBdr>
        <w:rPr>
          <w:i/>
          <w:lang w:val="en-US"/>
        </w:rPr>
      </w:pPr>
      <w:r w:rsidRPr="00CD480D">
        <w:rPr>
          <w:lang w:val="en-US"/>
        </w:rPr>
        <w:t xml:space="preserve">L= </w:t>
      </w:r>
      <w:r w:rsidRPr="00CD480D">
        <w:rPr>
          <w:i/>
          <w:lang w:val="en-US"/>
        </w:rPr>
        <w:t>Budapest</w:t>
      </w:r>
      <w:r w:rsidRPr="00CD480D">
        <w:rPr>
          <w:lang w:val="en-US"/>
        </w:rPr>
        <w:tab/>
      </w:r>
      <w:r w:rsidRPr="00CD480D">
        <w:rPr>
          <w:lang w:val="en-US"/>
        </w:rPr>
        <w:tab/>
        <w:t xml:space="preserve"> ST=</w:t>
      </w:r>
      <w:r w:rsidRPr="00CD480D">
        <w:rPr>
          <w:i/>
          <w:lang w:val="en-US"/>
        </w:rPr>
        <w:t>HU</w:t>
      </w:r>
    </w:p>
    <w:p w14:paraId="3B86F3DB" w14:textId="12D549B1" w:rsidR="00453BF4" w:rsidRPr="00CD480D" w:rsidRDefault="00453BF4" w:rsidP="00453BF4">
      <w:pPr>
        <w:pStyle w:val="Szvegtrzs"/>
        <w:pBdr>
          <w:top w:val="single" w:sz="4" w:space="1" w:color="auto"/>
          <w:left w:val="single" w:sz="4" w:space="4" w:color="auto"/>
          <w:bottom w:val="single" w:sz="4" w:space="1" w:color="auto"/>
          <w:right w:val="single" w:sz="4" w:space="4" w:color="auto"/>
        </w:pBdr>
        <w:rPr>
          <w:lang w:val="en-US"/>
        </w:rPr>
      </w:pPr>
      <w:r w:rsidRPr="00CD480D">
        <w:rPr>
          <w:lang w:val="en-US"/>
        </w:rPr>
        <w:t>C=</w:t>
      </w:r>
      <w:r w:rsidRPr="00CD480D">
        <w:rPr>
          <w:i/>
          <w:lang w:val="en-US"/>
        </w:rPr>
        <w:t>HU</w:t>
      </w:r>
      <w:r w:rsidRPr="00CD480D">
        <w:rPr>
          <w:lang w:val="en-US"/>
        </w:rPr>
        <w:tab/>
      </w:r>
      <w:r w:rsidRPr="00CD480D">
        <w:rPr>
          <w:lang w:val="en-US"/>
        </w:rPr>
        <w:tab/>
        <w:t xml:space="preserve"> E= </w:t>
      </w:r>
      <w:hyperlink r:id="rId18" w:history="1">
        <w:r w:rsidRPr="00CD480D">
          <w:rPr>
            <w:rStyle w:val="Hiperhivatkozs"/>
            <w:i/>
            <w:lang w:val="en-US"/>
          </w:rPr>
          <w:t>hegeduscs@aitia.ai</w:t>
        </w:r>
      </w:hyperlink>
      <w:r w:rsidRPr="00CD480D">
        <w:rPr>
          <w:lang w:val="en-US"/>
        </w:rPr>
        <w:t xml:space="preserve"> </w:t>
      </w:r>
    </w:p>
    <w:p w14:paraId="1B78D8DB" w14:textId="3E152B74" w:rsidR="00453BF4" w:rsidRPr="00CD480D" w:rsidRDefault="00453BF4" w:rsidP="00D412F3">
      <w:pPr>
        <w:pStyle w:val="Szvegtrzs"/>
        <w:rPr>
          <w:lang w:val="en-US"/>
        </w:rPr>
      </w:pPr>
    </w:p>
    <w:p w14:paraId="772C3D3E" w14:textId="637D85E2" w:rsidR="00453BF4" w:rsidRPr="00CD480D" w:rsidRDefault="00270747" w:rsidP="00D412F3">
      <w:pPr>
        <w:pStyle w:val="Szvegtrzs"/>
        <w:rPr>
          <w:lang w:val="en-US"/>
        </w:rPr>
      </w:pPr>
      <w:r>
        <w:rPr>
          <w:lang w:val="en-US"/>
        </w:rPr>
        <w:t>The CN field is handled regardless of upper casing</w:t>
      </w:r>
      <w:r w:rsidR="00A10407">
        <w:rPr>
          <w:lang w:val="en-US"/>
        </w:rPr>
        <w:t xml:space="preserve"> (not case sensitive)</w:t>
      </w:r>
      <w:r>
        <w:rPr>
          <w:lang w:val="en-US"/>
        </w:rPr>
        <w:t xml:space="preserve">. </w:t>
      </w:r>
    </w:p>
    <w:p w14:paraId="694D0901" w14:textId="77777777" w:rsidR="00423D4C" w:rsidRPr="00CD480D" w:rsidRDefault="00423D4C">
      <w:pPr>
        <w:rPr>
          <w:lang w:val="en-US"/>
        </w:rPr>
      </w:pPr>
      <w:r w:rsidRPr="00CD480D">
        <w:rPr>
          <w:lang w:val="en-US"/>
        </w:rPr>
        <w:br w:type="page"/>
      </w:r>
    </w:p>
    <w:p w14:paraId="0F4D31AB" w14:textId="5B44C861" w:rsidR="00D412F3" w:rsidRPr="00CD480D" w:rsidRDefault="00423D4C" w:rsidP="009F5CBA">
      <w:pPr>
        <w:pStyle w:val="Cm"/>
      </w:pPr>
      <w:r w:rsidRPr="00CD480D">
        <w:lastRenderedPageBreak/>
        <w:t>Arrowhead Core Systems</w:t>
      </w:r>
    </w:p>
    <w:p w14:paraId="6421F368" w14:textId="6BCDC491" w:rsidR="000F2C9F" w:rsidRPr="00CD480D" w:rsidRDefault="000F2C9F" w:rsidP="008D3F67">
      <w:pPr>
        <w:pStyle w:val="Szvegtrzs"/>
        <w:rPr>
          <w:lang w:val="en-US" w:eastAsia="en-US"/>
        </w:rPr>
      </w:pPr>
    </w:p>
    <w:p w14:paraId="5DB725D9" w14:textId="77777777" w:rsidR="00423D4C" w:rsidRPr="00CD480D" w:rsidRDefault="00423D4C" w:rsidP="008D3F67">
      <w:pPr>
        <w:pStyle w:val="Szvegtrzs"/>
        <w:rPr>
          <w:lang w:val="en-US"/>
        </w:rPr>
      </w:pPr>
      <w:r w:rsidRPr="00CD480D">
        <w:rPr>
          <w:lang w:val="en-US" w:eastAsia="en-US"/>
        </w:rPr>
        <w:t xml:space="preserve">As per the Arrowhead approach, Local Clouds are governed through their own instances of the Core Systems. </w:t>
      </w:r>
      <w:r w:rsidRPr="00CD480D">
        <w:rPr>
          <w:lang w:val="en-US"/>
        </w:rPr>
        <w:t>There are two main groups of the Core Systems:</w:t>
      </w:r>
    </w:p>
    <w:p w14:paraId="60C71FE5" w14:textId="46347676" w:rsidR="00423D4C" w:rsidRPr="00CD480D" w:rsidRDefault="00423D4C" w:rsidP="00423D4C">
      <w:pPr>
        <w:pStyle w:val="Szvegtrzs"/>
        <w:numPr>
          <w:ilvl w:val="0"/>
          <w:numId w:val="11"/>
        </w:numPr>
        <w:rPr>
          <w:lang w:val="en-US"/>
        </w:rPr>
      </w:pPr>
      <w:r w:rsidRPr="00CD480D">
        <w:rPr>
          <w:lang w:val="en-US"/>
        </w:rPr>
        <w:t>the mandatory ones that need to be present in each Local Cloud, and</w:t>
      </w:r>
    </w:p>
    <w:p w14:paraId="4FFAEECD" w14:textId="70434BFD" w:rsidR="00423D4C" w:rsidRPr="00CD480D" w:rsidRDefault="00423D4C" w:rsidP="00423D4C">
      <w:pPr>
        <w:pStyle w:val="Szvegtrzs"/>
        <w:numPr>
          <w:ilvl w:val="0"/>
          <w:numId w:val="11"/>
        </w:numPr>
        <w:rPr>
          <w:lang w:val="en-US" w:eastAsia="en-US"/>
        </w:rPr>
      </w:pPr>
      <w:r w:rsidRPr="00CD480D">
        <w:rPr>
          <w:lang w:val="en-US"/>
        </w:rPr>
        <w:t>the automation supporting ones that further enhance the core capabilities of a Local Cloud.</w:t>
      </w:r>
    </w:p>
    <w:p w14:paraId="68E6BCE2" w14:textId="2DFCCF63" w:rsidR="00423D4C" w:rsidRPr="00CD480D" w:rsidRDefault="00423D4C" w:rsidP="008D3F67">
      <w:pPr>
        <w:pStyle w:val="Szvegtrzs"/>
        <w:rPr>
          <w:lang w:val="en-US" w:eastAsia="en-US"/>
        </w:rPr>
      </w:pPr>
    </w:p>
    <w:p w14:paraId="56ACE38D" w14:textId="31B01EB1" w:rsidR="00423D4C" w:rsidRPr="00CD480D" w:rsidRDefault="00423D4C" w:rsidP="00216665">
      <w:pPr>
        <w:pStyle w:val="Szvegtrzs"/>
        <w:jc w:val="center"/>
        <w:rPr>
          <w:lang w:val="en-US" w:eastAsia="en-US"/>
        </w:rPr>
      </w:pPr>
      <w:r w:rsidRPr="00CD480D">
        <w:rPr>
          <w:noProof/>
          <w:lang w:val="hu-HU" w:eastAsia="hu-HU"/>
        </w:rPr>
        <w:drawing>
          <wp:inline distT="0" distB="0" distL="0" distR="0" wp14:anchorId="67F3A981" wp14:editId="01D396DD">
            <wp:extent cx="4468633" cy="2175325"/>
            <wp:effectExtent l="0" t="0" r="8255" b="0"/>
            <wp:docPr id="16" name="Kép 16" descr="D:\Archive\Munka\Arrowhead\Articles\Revision of the Framework\CoreSys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rchive\Munka\Arrowhead\Articles\Revision of the Framework\CoreSystems.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4483032" cy="2182334"/>
                    </a:xfrm>
                    <a:prstGeom prst="rect">
                      <a:avLst/>
                    </a:prstGeom>
                    <a:noFill/>
                    <a:ln>
                      <a:noFill/>
                    </a:ln>
                  </pic:spPr>
                </pic:pic>
              </a:graphicData>
            </a:graphic>
          </wp:inline>
        </w:drawing>
      </w:r>
    </w:p>
    <w:p w14:paraId="224A676B" w14:textId="4C1005AC" w:rsidR="00423D4C" w:rsidRPr="00CD480D" w:rsidRDefault="00423D4C" w:rsidP="00423D66">
      <w:pPr>
        <w:pStyle w:val="Szvegtrzs"/>
        <w:jc w:val="center"/>
        <w:rPr>
          <w:lang w:val="en-US" w:eastAsia="en-US"/>
        </w:rPr>
      </w:pPr>
      <w:bookmarkStart w:id="11" w:name="OLE_LINK5"/>
      <w:bookmarkStart w:id="12" w:name="OLE_LINK6"/>
      <w:bookmarkStart w:id="13" w:name="OLE_LINK3"/>
      <w:bookmarkStart w:id="14" w:name="OLE_LINK4"/>
      <w:r w:rsidRPr="00CD480D">
        <w:rPr>
          <w:b/>
          <w:lang w:val="en-US"/>
        </w:rPr>
        <w:t xml:space="preserve">Figure </w:t>
      </w:r>
      <w:r w:rsidR="002E2090" w:rsidRPr="00CD480D">
        <w:rPr>
          <w:b/>
          <w:lang w:val="en-US"/>
        </w:rPr>
        <w:t>6</w:t>
      </w:r>
      <w:r w:rsidRPr="00CD480D">
        <w:rPr>
          <w:b/>
          <w:lang w:val="en-US"/>
        </w:rPr>
        <w:t>. The Arrowhead Core Systems in scope</w:t>
      </w:r>
      <w:bookmarkEnd w:id="11"/>
      <w:bookmarkEnd w:id="12"/>
    </w:p>
    <w:bookmarkEnd w:id="13"/>
    <w:bookmarkEnd w:id="14"/>
    <w:p w14:paraId="02809DDD" w14:textId="040EF5F6" w:rsidR="00423D4C" w:rsidRPr="00CD480D" w:rsidRDefault="00423D4C" w:rsidP="008D3F67">
      <w:pPr>
        <w:pStyle w:val="Szvegtrzs"/>
        <w:rPr>
          <w:lang w:val="en-US" w:eastAsia="en-US"/>
        </w:rPr>
      </w:pPr>
    </w:p>
    <w:p w14:paraId="4CFE9032" w14:textId="17176217" w:rsidR="00423D4C" w:rsidRPr="00CD480D" w:rsidRDefault="00372609" w:rsidP="008D3F67">
      <w:pPr>
        <w:pStyle w:val="Szvegtrzs"/>
        <w:rPr>
          <w:lang w:val="en-US" w:eastAsia="en-US"/>
        </w:rPr>
      </w:pPr>
      <w:r w:rsidRPr="00CD480D">
        <w:rPr>
          <w:lang w:val="en-US" w:eastAsia="en-US"/>
        </w:rPr>
        <w:t>This implementation encompasses the following systems:</w:t>
      </w:r>
    </w:p>
    <w:p w14:paraId="03F5BECB" w14:textId="16408CF9" w:rsidR="00CA2266" w:rsidRPr="00CA2266" w:rsidRDefault="00372609" w:rsidP="00CA2266">
      <w:pPr>
        <w:pStyle w:val="Szvegtrzs"/>
        <w:numPr>
          <w:ilvl w:val="0"/>
          <w:numId w:val="12"/>
        </w:numPr>
        <w:rPr>
          <w:lang w:val="en-US" w:eastAsia="en-US"/>
        </w:rPr>
      </w:pPr>
      <w:r w:rsidRPr="00CD480D">
        <w:rPr>
          <w:lang w:val="en-US" w:eastAsia="en-US"/>
        </w:rPr>
        <w:t>Service Registry (DNS-SD BIND server</w:t>
      </w:r>
      <w:r w:rsidR="008D3D5D">
        <w:rPr>
          <w:lang w:val="en-US" w:eastAsia="en-US"/>
        </w:rPr>
        <w:t xml:space="preserve"> with a REST bridge</w:t>
      </w:r>
      <w:r w:rsidRPr="00CD480D">
        <w:rPr>
          <w:lang w:val="en-US" w:eastAsia="en-US"/>
        </w:rPr>
        <w:t>)</w:t>
      </w:r>
    </w:p>
    <w:p w14:paraId="181756F9" w14:textId="60979A74" w:rsidR="00372609" w:rsidRPr="00CD480D" w:rsidRDefault="00372609" w:rsidP="00372609">
      <w:pPr>
        <w:pStyle w:val="Szvegtrzs"/>
        <w:numPr>
          <w:ilvl w:val="0"/>
          <w:numId w:val="12"/>
        </w:numPr>
        <w:rPr>
          <w:lang w:val="en-US" w:eastAsia="en-US"/>
        </w:rPr>
      </w:pPr>
      <w:r w:rsidRPr="00CD480D">
        <w:rPr>
          <w:lang w:val="en-US" w:eastAsia="en-US"/>
        </w:rPr>
        <w:t>Service Registry (</w:t>
      </w:r>
      <w:r w:rsidR="008D3D5D">
        <w:rPr>
          <w:lang w:val="en-US" w:eastAsia="en-US"/>
        </w:rPr>
        <w:t xml:space="preserve">for development purposes: MySQL server with a </w:t>
      </w:r>
      <w:r w:rsidRPr="00CD480D">
        <w:rPr>
          <w:lang w:val="en-US" w:eastAsia="en-US"/>
        </w:rPr>
        <w:t>REST bridge)</w:t>
      </w:r>
    </w:p>
    <w:p w14:paraId="3DE98B31" w14:textId="062AFB93" w:rsidR="00372609" w:rsidRPr="00CD480D" w:rsidRDefault="00372609" w:rsidP="00372609">
      <w:pPr>
        <w:pStyle w:val="Szvegtrzs"/>
        <w:numPr>
          <w:ilvl w:val="0"/>
          <w:numId w:val="12"/>
        </w:numPr>
        <w:rPr>
          <w:lang w:val="en-US" w:eastAsia="en-US"/>
        </w:rPr>
      </w:pPr>
      <w:r w:rsidRPr="00CD480D">
        <w:rPr>
          <w:lang w:val="en-US" w:eastAsia="en-US"/>
        </w:rPr>
        <w:t>Orchestration Store</w:t>
      </w:r>
      <w:r w:rsidR="001818A4" w:rsidRPr="00CD480D">
        <w:rPr>
          <w:lang w:val="en-US" w:eastAsia="en-US"/>
        </w:rPr>
        <w:t xml:space="preserve"> System</w:t>
      </w:r>
    </w:p>
    <w:p w14:paraId="38222C7A" w14:textId="4EEFDF35" w:rsidR="00372609" w:rsidRPr="00CD480D" w:rsidRDefault="00372609" w:rsidP="00372609">
      <w:pPr>
        <w:pStyle w:val="Szvegtrzs"/>
        <w:numPr>
          <w:ilvl w:val="0"/>
          <w:numId w:val="12"/>
        </w:numPr>
        <w:rPr>
          <w:lang w:val="en-US" w:eastAsia="en-US"/>
        </w:rPr>
      </w:pPr>
      <w:r w:rsidRPr="00CD480D">
        <w:rPr>
          <w:lang w:val="en-US" w:eastAsia="en-US"/>
        </w:rPr>
        <w:t>Orchestrator System</w:t>
      </w:r>
    </w:p>
    <w:p w14:paraId="6352CCBE" w14:textId="500490C3" w:rsidR="00372609" w:rsidRPr="00CD480D" w:rsidRDefault="00372609" w:rsidP="00372609">
      <w:pPr>
        <w:pStyle w:val="Szvegtrzs"/>
        <w:numPr>
          <w:ilvl w:val="0"/>
          <w:numId w:val="12"/>
        </w:numPr>
        <w:rPr>
          <w:lang w:val="en-US" w:eastAsia="en-US"/>
        </w:rPr>
      </w:pPr>
      <w:r w:rsidRPr="00CD480D">
        <w:rPr>
          <w:lang w:val="en-US" w:eastAsia="en-US"/>
        </w:rPr>
        <w:t>Authorization System</w:t>
      </w:r>
    </w:p>
    <w:p w14:paraId="688A253C" w14:textId="1A056CC7" w:rsidR="00372609" w:rsidRDefault="00372609" w:rsidP="00372609">
      <w:pPr>
        <w:pStyle w:val="Szvegtrzs"/>
        <w:numPr>
          <w:ilvl w:val="0"/>
          <w:numId w:val="12"/>
        </w:numPr>
        <w:rPr>
          <w:lang w:val="en-US" w:eastAsia="en-US"/>
        </w:rPr>
      </w:pPr>
      <w:r w:rsidRPr="00CD480D">
        <w:rPr>
          <w:lang w:val="en-US" w:eastAsia="en-US"/>
        </w:rPr>
        <w:t>Gatekeeper System</w:t>
      </w:r>
    </w:p>
    <w:p w14:paraId="5D2ABB66" w14:textId="650FA23A" w:rsidR="00423D66" w:rsidRPr="00423D66" w:rsidRDefault="00423D66" w:rsidP="00372609">
      <w:pPr>
        <w:pStyle w:val="Szvegtrzs"/>
        <w:numPr>
          <w:ilvl w:val="0"/>
          <w:numId w:val="12"/>
        </w:numPr>
        <w:rPr>
          <w:b/>
          <w:lang w:val="en-US" w:eastAsia="en-US"/>
        </w:rPr>
      </w:pPr>
      <w:r w:rsidRPr="00423D66">
        <w:rPr>
          <w:b/>
          <w:lang w:val="en-US" w:eastAsia="en-US"/>
        </w:rPr>
        <w:t>Gateway System</w:t>
      </w:r>
    </w:p>
    <w:p w14:paraId="70F86799" w14:textId="499F9172" w:rsidR="00372609" w:rsidRPr="00CD480D" w:rsidRDefault="00372609" w:rsidP="00372609">
      <w:pPr>
        <w:pStyle w:val="Szvegtrzs"/>
        <w:numPr>
          <w:ilvl w:val="0"/>
          <w:numId w:val="12"/>
        </w:numPr>
        <w:rPr>
          <w:lang w:val="en-US" w:eastAsia="en-US"/>
        </w:rPr>
      </w:pPr>
      <w:r w:rsidRPr="00CD480D">
        <w:rPr>
          <w:lang w:val="en-US" w:eastAsia="en-US"/>
        </w:rPr>
        <w:t>Generic Application System skeleton</w:t>
      </w:r>
      <w:r w:rsidR="008D3D5D">
        <w:rPr>
          <w:lang w:val="en-US" w:eastAsia="en-US"/>
        </w:rPr>
        <w:t>s</w:t>
      </w:r>
      <w:r w:rsidR="00F47EE2" w:rsidRPr="00CD480D">
        <w:rPr>
          <w:lang w:val="en-US" w:eastAsia="en-US"/>
        </w:rPr>
        <w:t xml:space="preserve"> (as Service Provider and Consumer as well)</w:t>
      </w:r>
    </w:p>
    <w:p w14:paraId="2B3C43FE" w14:textId="63EDE61F" w:rsidR="001818A4" w:rsidRPr="00CD480D" w:rsidRDefault="0020277B" w:rsidP="00387B34">
      <w:pPr>
        <w:pStyle w:val="Szvegtrzs"/>
        <w:rPr>
          <w:lang w:val="en-US" w:eastAsia="en-US"/>
        </w:rPr>
      </w:pPr>
      <w:r w:rsidRPr="00CD480D">
        <w:rPr>
          <w:lang w:val="en-US" w:eastAsia="en-US"/>
        </w:rPr>
        <w:t>These Systems are f</w:t>
      </w:r>
      <w:r w:rsidR="00387B34" w:rsidRPr="00CD480D">
        <w:rPr>
          <w:lang w:val="en-US" w:eastAsia="en-US"/>
        </w:rPr>
        <w:t xml:space="preserve">ully implemented and available. </w:t>
      </w:r>
    </w:p>
    <w:p w14:paraId="7E4BA083" w14:textId="50653296" w:rsidR="001818A4" w:rsidRPr="00CD480D" w:rsidRDefault="001818A4">
      <w:pPr>
        <w:rPr>
          <w:lang w:val="en-US" w:eastAsia="en-US"/>
        </w:rPr>
      </w:pPr>
      <w:r w:rsidRPr="00CD480D">
        <w:rPr>
          <w:lang w:val="en-US" w:eastAsia="en-US"/>
        </w:rPr>
        <w:t>These System</w:t>
      </w:r>
      <w:r w:rsidR="00387B34" w:rsidRPr="00CD480D">
        <w:rPr>
          <w:lang w:val="en-US" w:eastAsia="en-US"/>
        </w:rPr>
        <w:t>s</w:t>
      </w:r>
      <w:r w:rsidRPr="00CD480D">
        <w:rPr>
          <w:lang w:val="en-US" w:eastAsia="en-US"/>
        </w:rPr>
        <w:t xml:space="preserve"> consume and provide the following Arrowhead Services</w:t>
      </w:r>
      <w:r w:rsidR="00216665" w:rsidRPr="00CD480D">
        <w:rPr>
          <w:lang w:val="en-US" w:eastAsia="en-US"/>
        </w:rPr>
        <w:t xml:space="preserve"> from one another</w:t>
      </w:r>
      <w:r w:rsidRPr="00CD480D">
        <w:rPr>
          <w:lang w:val="en-US" w:eastAsia="en-US"/>
        </w:rPr>
        <w:t xml:space="preserve">: </w:t>
      </w:r>
    </w:p>
    <w:p w14:paraId="1E5BC655" w14:textId="6ABD2B07" w:rsidR="00216665" w:rsidRDefault="00216665" w:rsidP="00216665">
      <w:pPr>
        <w:jc w:val="both"/>
        <w:rPr>
          <w:b/>
          <w:i/>
          <w:lang w:val="en-US" w:eastAsia="en-US"/>
        </w:rPr>
      </w:pPr>
      <w:r w:rsidRPr="00CD480D">
        <w:rPr>
          <w:b/>
          <w:i/>
          <w:u w:val="single"/>
          <w:lang w:val="en-US" w:eastAsia="en-US"/>
        </w:rPr>
        <w:t>Note</w:t>
      </w:r>
      <w:r w:rsidRPr="00CD480D">
        <w:rPr>
          <w:b/>
          <w:i/>
          <w:lang w:val="en-US" w:eastAsia="en-US"/>
        </w:rPr>
        <w:t xml:space="preserve">: Not all of these Core Services are documented as </w:t>
      </w:r>
      <w:r w:rsidR="002A2D57" w:rsidRPr="00CD480D">
        <w:rPr>
          <w:b/>
          <w:i/>
          <w:lang w:val="en-US" w:eastAsia="en-US"/>
        </w:rPr>
        <w:t>fully-fledged</w:t>
      </w:r>
      <w:r w:rsidRPr="00CD480D">
        <w:rPr>
          <w:b/>
          <w:i/>
          <w:lang w:val="en-US" w:eastAsia="en-US"/>
        </w:rPr>
        <w:t xml:space="preserve"> Arrowhead Services as some of them are not available for Application Systems, </w:t>
      </w:r>
      <w:r w:rsidR="008D3D5D">
        <w:rPr>
          <w:b/>
          <w:i/>
          <w:lang w:val="en-US" w:eastAsia="en-US"/>
        </w:rPr>
        <w:t xml:space="preserve">since </w:t>
      </w:r>
      <w:r w:rsidRPr="00CD480D">
        <w:rPr>
          <w:b/>
          <w:i/>
          <w:lang w:val="en-US" w:eastAsia="en-US"/>
        </w:rPr>
        <w:t xml:space="preserve">they are just </w:t>
      </w:r>
      <w:r w:rsidR="008D3D5D">
        <w:rPr>
          <w:b/>
          <w:i/>
          <w:lang w:val="en-US" w:eastAsia="en-US"/>
        </w:rPr>
        <w:t xml:space="preserve">part of </w:t>
      </w:r>
      <w:r w:rsidRPr="00CD480D">
        <w:rPr>
          <w:b/>
          <w:i/>
          <w:lang w:val="en-US" w:eastAsia="en-US"/>
        </w:rPr>
        <w:t>the internal communica</w:t>
      </w:r>
      <w:r w:rsidR="00CA2266">
        <w:rPr>
          <w:b/>
          <w:i/>
          <w:lang w:val="en-US" w:eastAsia="en-US"/>
        </w:rPr>
        <w:t>tions between the Core Systems. Fully documented Core Services are:</w:t>
      </w:r>
    </w:p>
    <w:p w14:paraId="4BAFC58E" w14:textId="5E3D7ED8" w:rsidR="00CA2266" w:rsidRPr="00CA2266" w:rsidRDefault="00F75F62" w:rsidP="00CA2266">
      <w:pPr>
        <w:pStyle w:val="Listaszerbekezds"/>
        <w:numPr>
          <w:ilvl w:val="0"/>
          <w:numId w:val="25"/>
        </w:numPr>
        <w:jc w:val="both"/>
        <w:rPr>
          <w:b/>
          <w:i/>
          <w:lang w:val="en-US" w:eastAsia="en-US"/>
        </w:rPr>
      </w:pPr>
      <w:r>
        <w:rPr>
          <w:b/>
          <w:i/>
          <w:lang w:val="en-US" w:eastAsia="en-US"/>
        </w:rPr>
        <w:t>OrchestrationServiceM3</w:t>
      </w:r>
      <w:r w:rsidR="00CA2266" w:rsidRPr="00CA2266">
        <w:rPr>
          <w:b/>
          <w:i/>
          <w:lang w:val="en-US" w:eastAsia="en-US"/>
        </w:rPr>
        <w:t xml:space="preserve"> </w:t>
      </w:r>
      <w:r w:rsidR="00CA2266">
        <w:rPr>
          <w:b/>
          <w:i/>
          <w:lang w:val="en-US" w:eastAsia="en-US"/>
        </w:rPr>
        <w:t>REST-JSON-TLS</w:t>
      </w:r>
    </w:p>
    <w:p w14:paraId="313AB679" w14:textId="5EA1CD0E" w:rsidR="00CA2266" w:rsidRPr="00CA2266" w:rsidRDefault="00F75F62" w:rsidP="00CA2266">
      <w:pPr>
        <w:pStyle w:val="Listaszerbekezds"/>
        <w:numPr>
          <w:ilvl w:val="0"/>
          <w:numId w:val="25"/>
        </w:numPr>
        <w:jc w:val="both"/>
        <w:rPr>
          <w:b/>
          <w:i/>
          <w:lang w:val="en-US" w:eastAsia="en-US"/>
        </w:rPr>
      </w:pPr>
      <w:r>
        <w:rPr>
          <w:b/>
          <w:i/>
          <w:lang w:val="en-US" w:eastAsia="en-US"/>
        </w:rPr>
        <w:t>ServiceDiscoveryM3</w:t>
      </w:r>
      <w:r w:rsidR="00CA2266" w:rsidRPr="00CA2266">
        <w:rPr>
          <w:b/>
          <w:i/>
          <w:lang w:val="en-US" w:eastAsia="en-US"/>
        </w:rPr>
        <w:t xml:space="preserve"> </w:t>
      </w:r>
      <w:r w:rsidR="00CA2266">
        <w:rPr>
          <w:b/>
          <w:i/>
          <w:lang w:val="en-US" w:eastAsia="en-US"/>
        </w:rPr>
        <w:t>REST-JSON-TLS</w:t>
      </w:r>
    </w:p>
    <w:p w14:paraId="34770A49" w14:textId="77777777" w:rsidR="00CA2266" w:rsidRPr="00CA2266" w:rsidRDefault="00CA2266" w:rsidP="00CA2266">
      <w:pPr>
        <w:pStyle w:val="Listaszerbekezds"/>
        <w:numPr>
          <w:ilvl w:val="0"/>
          <w:numId w:val="25"/>
        </w:numPr>
        <w:jc w:val="both"/>
        <w:rPr>
          <w:b/>
          <w:i/>
          <w:lang w:val="en-US" w:eastAsia="en-US"/>
        </w:rPr>
      </w:pPr>
      <w:r w:rsidRPr="00CA2266">
        <w:rPr>
          <w:b/>
          <w:i/>
          <w:lang w:val="en-US" w:eastAsia="en-US"/>
        </w:rPr>
        <w:t>SimpleTemperature</w:t>
      </w:r>
    </w:p>
    <w:p w14:paraId="0C6A29E9" w14:textId="7CAD2C21" w:rsidR="00CA2266" w:rsidRDefault="00CA2266" w:rsidP="00216665">
      <w:pPr>
        <w:jc w:val="both"/>
        <w:rPr>
          <w:b/>
          <w:i/>
          <w:lang w:val="en-US" w:eastAsia="en-US"/>
        </w:rPr>
      </w:pPr>
      <w:r>
        <w:rPr>
          <w:b/>
          <w:i/>
          <w:lang w:val="en-US" w:eastAsia="en-US"/>
        </w:rPr>
        <w:lastRenderedPageBreak/>
        <w:t xml:space="preserve">The use of other Core Services within Application Systems is not advised, but when the orchestration process is disabled, they can be implemted. </w:t>
      </w:r>
    </w:p>
    <w:p w14:paraId="1AD3FD28" w14:textId="77777777" w:rsidR="00CA2266" w:rsidRPr="00CD480D" w:rsidRDefault="00CA2266" w:rsidP="00216665">
      <w:pPr>
        <w:jc w:val="both"/>
        <w:rPr>
          <w:b/>
          <w:i/>
          <w:lang w:val="en-US" w:eastAsia="en-US"/>
        </w:rPr>
      </w:pPr>
    </w:p>
    <w:tbl>
      <w:tblPr>
        <w:tblW w:w="8201" w:type="dxa"/>
        <w:tblInd w:w="70" w:type="dxa"/>
        <w:tblCellMar>
          <w:left w:w="70" w:type="dxa"/>
          <w:right w:w="70" w:type="dxa"/>
        </w:tblCellMar>
        <w:tblLook w:val="04A0" w:firstRow="1" w:lastRow="0" w:firstColumn="1" w:lastColumn="0" w:noHBand="0" w:noVBand="1"/>
      </w:tblPr>
      <w:tblGrid>
        <w:gridCol w:w="4803"/>
        <w:gridCol w:w="460"/>
        <w:gridCol w:w="433"/>
        <w:gridCol w:w="505"/>
        <w:gridCol w:w="505"/>
        <w:gridCol w:w="505"/>
        <w:gridCol w:w="505"/>
        <w:gridCol w:w="505"/>
      </w:tblGrid>
      <w:tr w:rsidR="00CA2266" w:rsidRPr="00CD480D" w14:paraId="27863F73" w14:textId="77777777" w:rsidTr="002A2D57">
        <w:trPr>
          <w:trHeight w:val="2464"/>
        </w:trPr>
        <w:tc>
          <w:tcPr>
            <w:tcW w:w="4783" w:type="dxa"/>
            <w:tcBorders>
              <w:top w:val="nil"/>
              <w:left w:val="nil"/>
              <w:bottom w:val="nil"/>
              <w:right w:val="nil"/>
            </w:tcBorders>
            <w:shd w:val="clear" w:color="auto" w:fill="auto"/>
            <w:noWrap/>
            <w:vAlign w:val="bottom"/>
            <w:hideMark/>
          </w:tcPr>
          <w:p w14:paraId="7ABE0A29" w14:textId="5600F227" w:rsidR="00CA2266" w:rsidRPr="00216665" w:rsidRDefault="00CA2266" w:rsidP="00216665">
            <w:pPr>
              <w:rPr>
                <w:rFonts w:ascii="Calibri" w:eastAsia="Times New Roman" w:hAnsi="Calibri" w:cs="Times New Roman"/>
                <w:color w:val="000000"/>
                <w:sz w:val="22"/>
                <w:szCs w:val="22"/>
                <w:lang w:val="en-US" w:eastAsia="hu-HU"/>
              </w:rPr>
            </w:pPr>
          </w:p>
          <w:tbl>
            <w:tblPr>
              <w:tblW w:w="4653" w:type="dxa"/>
              <w:tblCellSpacing w:w="0" w:type="dxa"/>
              <w:tblCellMar>
                <w:left w:w="0" w:type="dxa"/>
                <w:right w:w="0" w:type="dxa"/>
              </w:tblCellMar>
              <w:tblLook w:val="04A0" w:firstRow="1" w:lastRow="0" w:firstColumn="1" w:lastColumn="0" w:noHBand="0" w:noVBand="1"/>
            </w:tblPr>
            <w:tblGrid>
              <w:gridCol w:w="4653"/>
            </w:tblGrid>
            <w:tr w:rsidR="00CA2266" w:rsidRPr="00216665" w14:paraId="6BEF9242" w14:textId="77777777" w:rsidTr="00216665">
              <w:trPr>
                <w:trHeight w:val="2263"/>
                <w:tblCellSpacing w:w="0" w:type="dxa"/>
              </w:trPr>
              <w:tc>
                <w:tcPr>
                  <w:tcW w:w="465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8CCA4" w14:textId="7D56A944" w:rsidR="00CA2266" w:rsidRPr="00216665" w:rsidRDefault="00CA2266" w:rsidP="00216665">
                  <w:pPr>
                    <w:jc w:val="center"/>
                    <w:rPr>
                      <w:rFonts w:ascii="Calibri" w:eastAsia="Times New Roman" w:hAnsi="Calibri" w:cs="Times New Roman"/>
                      <w:color w:val="000000"/>
                      <w:sz w:val="22"/>
                      <w:szCs w:val="22"/>
                      <w:lang w:val="en-US" w:eastAsia="hu-HU"/>
                    </w:rPr>
                  </w:pPr>
                  <w:r w:rsidRPr="00CD480D">
                    <w:rPr>
                      <w:rFonts w:ascii="Calibri" w:eastAsia="Times New Roman" w:hAnsi="Calibri" w:cs="Times New Roman"/>
                      <w:noProof/>
                      <w:color w:val="000000"/>
                      <w:sz w:val="22"/>
                      <w:szCs w:val="22"/>
                      <w:lang w:val="hu-HU" w:eastAsia="hu-HU"/>
                    </w:rPr>
                    <w:drawing>
                      <wp:anchor distT="0" distB="0" distL="114300" distR="114300" simplePos="0" relativeHeight="251662336" behindDoc="0" locked="0" layoutInCell="1" allowOverlap="1" wp14:anchorId="64ED32AD" wp14:editId="4E1792B2">
                        <wp:simplePos x="0" y="0"/>
                        <wp:positionH relativeFrom="column">
                          <wp:posOffset>923925</wp:posOffset>
                        </wp:positionH>
                        <wp:positionV relativeFrom="paragraph">
                          <wp:posOffset>260985</wp:posOffset>
                        </wp:positionV>
                        <wp:extent cx="1323975" cy="1114425"/>
                        <wp:effectExtent l="0" t="0" r="0" b="9525"/>
                        <wp:wrapNone/>
                        <wp:docPr id="3" name="Kép 3"/>
                        <wp:cNvGraphicFramePr/>
                        <a:graphic xmlns:a="http://schemas.openxmlformats.org/drawingml/2006/main">
                          <a:graphicData uri="http://schemas.openxmlformats.org/drawingml/2006/picture">
                            <pic:pic xmlns:pic="http://schemas.openxmlformats.org/drawingml/2006/picture">
                              <pic:nvPicPr>
                                <pic:cNvPr id="2" name="Bildobjekt 1"/>
                                <pic:cNvPicPr>
                                  <a:picLocks noChangeAspect="1"/>
                                </pic:cNvPicPr>
                              </pic:nvPicPr>
                              <pic:blipFill>
                                <a:blip r:embed="rId20" cstate="print">
                                  <a:extLst>
                                    <a:ext uri="{28A0092B-C50C-407E-A947-70E740481C1C}">
                                      <a14:useLocalDpi xmlns:a14="http://schemas.microsoft.com/office/drawing/2010/main"/>
                                    </a:ext>
                                  </a:extLst>
                                </a:blip>
                                <a:stretch>
                                  <a:fillRect/>
                                </a:stretch>
                              </pic:blipFill>
                              <pic:spPr>
                                <a:xfrm>
                                  <a:off x="0" y="0"/>
                                  <a:ext cx="1323975" cy="1114425"/>
                                </a:xfrm>
                                <a:prstGeom prst="rect">
                                  <a:avLst/>
                                </a:prstGeom>
                              </pic:spPr>
                            </pic:pic>
                          </a:graphicData>
                        </a:graphic>
                        <wp14:sizeRelH relativeFrom="page">
                          <wp14:pctWidth>0</wp14:pctWidth>
                        </wp14:sizeRelH>
                        <wp14:sizeRelV relativeFrom="page">
                          <wp14:pctHeight>0</wp14:pctHeight>
                        </wp14:sizeRelV>
                      </wp:anchor>
                    </w:drawing>
                  </w:r>
                  <w:r w:rsidRPr="00216665">
                    <w:rPr>
                      <w:rFonts w:ascii="Calibri" w:eastAsia="Times New Roman" w:hAnsi="Calibri" w:cs="Times New Roman"/>
                      <w:color w:val="000000"/>
                      <w:sz w:val="22"/>
                      <w:szCs w:val="22"/>
                      <w:lang w:val="en-US" w:eastAsia="hu-HU"/>
                    </w:rPr>
                    <w:t> </w:t>
                  </w:r>
                </w:p>
              </w:tc>
            </w:tr>
          </w:tbl>
          <w:p w14:paraId="60CAD048" w14:textId="77777777" w:rsidR="00CA2266" w:rsidRPr="00216665" w:rsidRDefault="00CA2266" w:rsidP="00216665">
            <w:pPr>
              <w:rPr>
                <w:rFonts w:ascii="Calibri" w:eastAsia="Times New Roman" w:hAnsi="Calibri" w:cs="Times New Roman"/>
                <w:color w:val="000000"/>
                <w:sz w:val="22"/>
                <w:szCs w:val="22"/>
                <w:lang w:val="en-US" w:eastAsia="hu-HU"/>
              </w:rPr>
            </w:pPr>
          </w:p>
        </w:tc>
        <w:tc>
          <w:tcPr>
            <w:tcW w:w="460" w:type="dxa"/>
            <w:tcBorders>
              <w:top w:val="single" w:sz="4" w:space="0" w:color="auto"/>
              <w:left w:val="nil"/>
              <w:bottom w:val="single" w:sz="4" w:space="0" w:color="auto"/>
              <w:right w:val="single" w:sz="4" w:space="0" w:color="auto"/>
            </w:tcBorders>
            <w:shd w:val="clear" w:color="000000" w:fill="1F497D"/>
            <w:noWrap/>
            <w:textDirection w:val="btLr"/>
            <w:vAlign w:val="bottom"/>
            <w:hideMark/>
          </w:tcPr>
          <w:p w14:paraId="5FA53FFB" w14:textId="77777777" w:rsidR="00CA2266" w:rsidRPr="00216665" w:rsidRDefault="00CA2266" w:rsidP="00216665">
            <w:pPr>
              <w:jc w:val="center"/>
              <w:rPr>
                <w:rFonts w:ascii="Calibri" w:eastAsia="Times New Roman" w:hAnsi="Calibri" w:cs="Times New Roman"/>
                <w:b/>
                <w:bCs/>
                <w:color w:val="FFFFFF"/>
                <w:sz w:val="22"/>
                <w:szCs w:val="22"/>
                <w:lang w:val="en-US" w:eastAsia="hu-HU"/>
              </w:rPr>
            </w:pPr>
            <w:r w:rsidRPr="00216665">
              <w:rPr>
                <w:rFonts w:ascii="Calibri" w:eastAsia="Times New Roman" w:hAnsi="Calibri" w:cs="Times New Roman"/>
                <w:b/>
                <w:bCs/>
                <w:color w:val="FFFFFF"/>
                <w:sz w:val="22"/>
                <w:szCs w:val="22"/>
                <w:lang w:val="en-US" w:eastAsia="hu-HU"/>
              </w:rPr>
              <w:t xml:space="preserve"> System </w:t>
            </w:r>
            <w:r w:rsidRPr="00216665">
              <w:rPr>
                <w:rFonts w:ascii="Calibri" w:eastAsia="Times New Roman" w:hAnsi="Calibri" w:cs="Times New Roman"/>
                <w:color w:val="FFFFFF"/>
                <w:sz w:val="22"/>
                <w:szCs w:val="22"/>
                <w:lang w:val="en-US" w:eastAsia="hu-HU"/>
              </w:rPr>
              <w:t>(black box, SySD level)</w:t>
            </w:r>
          </w:p>
        </w:tc>
        <w:tc>
          <w:tcPr>
            <w:tcW w:w="433" w:type="dxa"/>
            <w:tcBorders>
              <w:top w:val="single" w:sz="4" w:space="0" w:color="auto"/>
              <w:left w:val="nil"/>
              <w:bottom w:val="single" w:sz="4" w:space="0" w:color="auto"/>
              <w:right w:val="single" w:sz="4" w:space="0" w:color="auto"/>
            </w:tcBorders>
            <w:shd w:val="clear" w:color="auto" w:fill="548DD4" w:themeFill="text2" w:themeFillTint="99"/>
            <w:noWrap/>
            <w:textDirection w:val="btLr"/>
            <w:vAlign w:val="bottom"/>
            <w:hideMark/>
          </w:tcPr>
          <w:p w14:paraId="61947A9D" w14:textId="77777777" w:rsidR="00CA2266" w:rsidRPr="002A2D57" w:rsidRDefault="00CA2266" w:rsidP="00216665">
            <w:pPr>
              <w:jc w:val="cente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Service Registry (DNS-SD)</w:t>
            </w:r>
          </w:p>
        </w:tc>
        <w:tc>
          <w:tcPr>
            <w:tcW w:w="505" w:type="dxa"/>
            <w:tcBorders>
              <w:top w:val="single" w:sz="4" w:space="0" w:color="auto"/>
              <w:left w:val="nil"/>
              <w:bottom w:val="single" w:sz="4" w:space="0" w:color="auto"/>
              <w:right w:val="single" w:sz="4" w:space="0" w:color="auto"/>
            </w:tcBorders>
            <w:shd w:val="clear" w:color="auto" w:fill="548DD4" w:themeFill="text2" w:themeFillTint="99"/>
            <w:noWrap/>
            <w:textDirection w:val="btLr"/>
            <w:vAlign w:val="bottom"/>
            <w:hideMark/>
          </w:tcPr>
          <w:p w14:paraId="1830D199" w14:textId="3C665847" w:rsidR="00CA2266" w:rsidRPr="002A2D57" w:rsidRDefault="00CA2266" w:rsidP="00216665">
            <w:pPr>
              <w:jc w:val="cente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ServiceRegistry  REST</w:t>
            </w:r>
          </w:p>
        </w:tc>
        <w:tc>
          <w:tcPr>
            <w:tcW w:w="505" w:type="dxa"/>
            <w:tcBorders>
              <w:top w:val="single" w:sz="4" w:space="0" w:color="auto"/>
              <w:left w:val="nil"/>
              <w:bottom w:val="single" w:sz="4" w:space="0" w:color="auto"/>
              <w:right w:val="single" w:sz="4" w:space="0" w:color="auto"/>
            </w:tcBorders>
            <w:shd w:val="clear" w:color="auto" w:fill="C00000"/>
            <w:noWrap/>
            <w:textDirection w:val="btLr"/>
            <w:vAlign w:val="bottom"/>
            <w:hideMark/>
          </w:tcPr>
          <w:p w14:paraId="23E59806" w14:textId="77777777" w:rsidR="00CA2266" w:rsidRPr="002A2D57" w:rsidRDefault="00CA2266" w:rsidP="00216665">
            <w:pPr>
              <w:jc w:val="cente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Authorisation System</w:t>
            </w:r>
          </w:p>
        </w:tc>
        <w:tc>
          <w:tcPr>
            <w:tcW w:w="505" w:type="dxa"/>
            <w:tcBorders>
              <w:top w:val="single" w:sz="4" w:space="0" w:color="auto"/>
              <w:left w:val="nil"/>
              <w:bottom w:val="single" w:sz="4" w:space="0" w:color="auto"/>
              <w:right w:val="single" w:sz="4" w:space="0" w:color="auto"/>
            </w:tcBorders>
            <w:shd w:val="clear" w:color="auto" w:fill="009242"/>
            <w:noWrap/>
            <w:textDirection w:val="btLr"/>
            <w:vAlign w:val="bottom"/>
            <w:hideMark/>
          </w:tcPr>
          <w:p w14:paraId="3A05F5EC" w14:textId="528803A7" w:rsidR="00CA2266" w:rsidRPr="002A2D57" w:rsidRDefault="00CA2266" w:rsidP="00216665">
            <w:pPr>
              <w:jc w:val="cente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Orchestrator System</w:t>
            </w:r>
          </w:p>
        </w:tc>
        <w:tc>
          <w:tcPr>
            <w:tcW w:w="505" w:type="dxa"/>
            <w:tcBorders>
              <w:top w:val="single" w:sz="4" w:space="0" w:color="auto"/>
              <w:left w:val="nil"/>
              <w:bottom w:val="single" w:sz="4" w:space="0" w:color="auto"/>
              <w:right w:val="single" w:sz="4" w:space="0" w:color="auto"/>
            </w:tcBorders>
            <w:shd w:val="clear" w:color="auto" w:fill="FCCE24"/>
            <w:noWrap/>
            <w:textDirection w:val="btLr"/>
            <w:vAlign w:val="bottom"/>
            <w:hideMark/>
          </w:tcPr>
          <w:p w14:paraId="61A764DC" w14:textId="77777777" w:rsidR="00CA2266" w:rsidRPr="002A2D57" w:rsidRDefault="00CA2266" w:rsidP="00216665">
            <w:pPr>
              <w:jc w:val="cente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Gatekeeper System</w:t>
            </w:r>
          </w:p>
        </w:tc>
        <w:tc>
          <w:tcPr>
            <w:tcW w:w="505" w:type="dxa"/>
            <w:tcBorders>
              <w:top w:val="single" w:sz="4" w:space="0" w:color="auto"/>
              <w:left w:val="nil"/>
              <w:bottom w:val="single" w:sz="4" w:space="0" w:color="auto"/>
              <w:right w:val="single" w:sz="4" w:space="0" w:color="auto"/>
            </w:tcBorders>
            <w:shd w:val="clear" w:color="auto" w:fill="808080" w:themeFill="background1" w:themeFillShade="80"/>
            <w:noWrap/>
            <w:textDirection w:val="btLr"/>
            <w:vAlign w:val="bottom"/>
            <w:hideMark/>
          </w:tcPr>
          <w:p w14:paraId="6DD53605" w14:textId="77777777" w:rsidR="00CA2266" w:rsidRPr="002A2D57" w:rsidRDefault="00CA2266" w:rsidP="00216665">
            <w:pPr>
              <w:jc w:val="cente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 xml:space="preserve">Application systems </w:t>
            </w:r>
          </w:p>
        </w:tc>
      </w:tr>
      <w:tr w:rsidR="00CA2266" w:rsidRPr="00216665" w14:paraId="34952C43" w14:textId="77777777" w:rsidTr="002A2D57">
        <w:trPr>
          <w:trHeight w:val="257"/>
        </w:trPr>
        <w:tc>
          <w:tcPr>
            <w:tcW w:w="4783" w:type="dxa"/>
            <w:tcBorders>
              <w:top w:val="nil"/>
              <w:left w:val="single" w:sz="4" w:space="0" w:color="auto"/>
              <w:bottom w:val="single" w:sz="4" w:space="0" w:color="auto"/>
              <w:right w:val="single" w:sz="4" w:space="0" w:color="auto"/>
            </w:tcBorders>
            <w:shd w:val="clear" w:color="000000" w:fill="1F497D"/>
            <w:noWrap/>
            <w:vAlign w:val="bottom"/>
            <w:hideMark/>
          </w:tcPr>
          <w:p w14:paraId="643CEC54" w14:textId="77777777" w:rsidR="00CA2266" w:rsidRPr="00216665" w:rsidRDefault="00CA2266" w:rsidP="00216665">
            <w:pPr>
              <w:rPr>
                <w:rFonts w:ascii="Calibri" w:eastAsia="Times New Roman" w:hAnsi="Calibri" w:cs="Times New Roman"/>
                <w:b/>
                <w:bCs/>
                <w:color w:val="FFFFFF"/>
                <w:sz w:val="22"/>
                <w:szCs w:val="22"/>
                <w:lang w:val="en-US" w:eastAsia="hu-HU"/>
              </w:rPr>
            </w:pPr>
            <w:r w:rsidRPr="00216665">
              <w:rPr>
                <w:rFonts w:ascii="Calibri" w:eastAsia="Times New Roman" w:hAnsi="Calibri" w:cs="Times New Roman"/>
                <w:b/>
                <w:bCs/>
                <w:color w:val="FFFFFF"/>
                <w:sz w:val="22"/>
                <w:szCs w:val="22"/>
                <w:lang w:val="en-US" w:eastAsia="hu-HU"/>
              </w:rPr>
              <w:t xml:space="preserve"> Services</w:t>
            </w:r>
          </w:p>
        </w:tc>
        <w:tc>
          <w:tcPr>
            <w:tcW w:w="460" w:type="dxa"/>
            <w:tcBorders>
              <w:top w:val="nil"/>
              <w:left w:val="nil"/>
              <w:bottom w:val="single" w:sz="4" w:space="0" w:color="auto"/>
              <w:right w:val="single" w:sz="4" w:space="0" w:color="auto"/>
            </w:tcBorders>
            <w:shd w:val="clear" w:color="auto" w:fill="FFFFFF" w:themeFill="background1"/>
            <w:noWrap/>
            <w:vAlign w:val="bottom"/>
            <w:hideMark/>
          </w:tcPr>
          <w:p w14:paraId="10432C48" w14:textId="77777777" w:rsidR="00CA2266" w:rsidRPr="00216665" w:rsidRDefault="00CA2266" w:rsidP="00216665">
            <w:pPr>
              <w:jc w:val="center"/>
              <w:rPr>
                <w:rFonts w:ascii="Calibri" w:eastAsia="Times New Roman" w:hAnsi="Calibri" w:cs="Times New Roman"/>
                <w:b/>
                <w:bCs/>
                <w:color w:val="FFFFFF"/>
                <w:sz w:val="22"/>
                <w:szCs w:val="22"/>
                <w:lang w:val="en-US" w:eastAsia="hu-HU"/>
              </w:rPr>
            </w:pPr>
            <w:r w:rsidRPr="00216665">
              <w:rPr>
                <w:rFonts w:ascii="Calibri" w:eastAsia="Times New Roman" w:hAnsi="Calibri" w:cs="Times New Roman"/>
                <w:b/>
                <w:bCs/>
                <w:color w:val="FFFFFF"/>
                <w:sz w:val="22"/>
                <w:szCs w:val="22"/>
                <w:lang w:val="en-US" w:eastAsia="hu-HU"/>
              </w:rPr>
              <w:t> </w:t>
            </w:r>
          </w:p>
        </w:tc>
        <w:tc>
          <w:tcPr>
            <w:tcW w:w="433" w:type="dxa"/>
            <w:tcBorders>
              <w:top w:val="nil"/>
              <w:left w:val="nil"/>
              <w:bottom w:val="single" w:sz="4" w:space="0" w:color="auto"/>
              <w:right w:val="single" w:sz="4" w:space="0" w:color="auto"/>
            </w:tcBorders>
            <w:shd w:val="clear" w:color="auto" w:fill="auto"/>
            <w:noWrap/>
            <w:vAlign w:val="bottom"/>
            <w:hideMark/>
          </w:tcPr>
          <w:p w14:paraId="7C0690DB"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22F0256F"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71D8E12C"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28434AA0"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AA44CB8"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3C200CBB"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r>
      <w:tr w:rsidR="00CA2266" w:rsidRPr="00216665" w14:paraId="71396941" w14:textId="77777777" w:rsidTr="00CA2266">
        <w:trPr>
          <w:trHeight w:val="206"/>
        </w:trPr>
        <w:tc>
          <w:tcPr>
            <w:tcW w:w="4783" w:type="dxa"/>
            <w:tcBorders>
              <w:top w:val="nil"/>
              <w:left w:val="single" w:sz="4" w:space="0" w:color="auto"/>
              <w:bottom w:val="single" w:sz="4" w:space="0" w:color="auto"/>
              <w:right w:val="single" w:sz="4" w:space="0" w:color="auto"/>
            </w:tcBorders>
            <w:shd w:val="clear" w:color="000000" w:fill="538DD5"/>
            <w:noWrap/>
            <w:vAlign w:val="bottom"/>
            <w:hideMark/>
          </w:tcPr>
          <w:p w14:paraId="59CFE75F" w14:textId="77777777" w:rsidR="00CA2266" w:rsidRPr="002A2D57" w:rsidRDefault="00CA2266" w:rsidP="00216665">
            <w:pP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 xml:space="preserve">Service Discovery DNS-SD </w:t>
            </w:r>
          </w:p>
        </w:tc>
        <w:tc>
          <w:tcPr>
            <w:tcW w:w="460" w:type="dxa"/>
            <w:tcBorders>
              <w:top w:val="nil"/>
              <w:left w:val="nil"/>
              <w:bottom w:val="single" w:sz="4" w:space="0" w:color="auto"/>
              <w:right w:val="single" w:sz="4" w:space="0" w:color="auto"/>
            </w:tcBorders>
            <w:shd w:val="clear" w:color="auto" w:fill="auto"/>
            <w:noWrap/>
            <w:vAlign w:val="bottom"/>
            <w:hideMark/>
          </w:tcPr>
          <w:p w14:paraId="17EC09F8"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xml:space="preserve"> </w:t>
            </w:r>
          </w:p>
        </w:tc>
        <w:tc>
          <w:tcPr>
            <w:tcW w:w="433" w:type="dxa"/>
            <w:tcBorders>
              <w:top w:val="nil"/>
              <w:left w:val="nil"/>
              <w:bottom w:val="single" w:sz="4" w:space="0" w:color="auto"/>
              <w:right w:val="single" w:sz="4" w:space="0" w:color="auto"/>
            </w:tcBorders>
            <w:shd w:val="clear" w:color="auto" w:fill="auto"/>
            <w:noWrap/>
            <w:vAlign w:val="bottom"/>
            <w:hideMark/>
          </w:tcPr>
          <w:p w14:paraId="55473C7E"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P</w:t>
            </w:r>
          </w:p>
        </w:tc>
        <w:tc>
          <w:tcPr>
            <w:tcW w:w="505" w:type="dxa"/>
            <w:tcBorders>
              <w:top w:val="nil"/>
              <w:left w:val="nil"/>
              <w:bottom w:val="single" w:sz="4" w:space="0" w:color="auto"/>
              <w:right w:val="single" w:sz="4" w:space="0" w:color="auto"/>
            </w:tcBorders>
            <w:shd w:val="clear" w:color="auto" w:fill="auto"/>
            <w:noWrap/>
            <w:vAlign w:val="bottom"/>
            <w:hideMark/>
          </w:tcPr>
          <w:p w14:paraId="28E89FF7"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C</w:t>
            </w:r>
          </w:p>
        </w:tc>
        <w:tc>
          <w:tcPr>
            <w:tcW w:w="505" w:type="dxa"/>
            <w:tcBorders>
              <w:top w:val="nil"/>
              <w:left w:val="nil"/>
              <w:bottom w:val="single" w:sz="4" w:space="0" w:color="auto"/>
              <w:right w:val="single" w:sz="4" w:space="0" w:color="auto"/>
            </w:tcBorders>
            <w:shd w:val="clear" w:color="auto" w:fill="auto"/>
            <w:noWrap/>
            <w:vAlign w:val="bottom"/>
            <w:hideMark/>
          </w:tcPr>
          <w:p w14:paraId="7F4D99AC"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F0D5E9B"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79125B89"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04E91BA"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C</w:t>
            </w:r>
          </w:p>
        </w:tc>
      </w:tr>
      <w:tr w:rsidR="00CA2266" w:rsidRPr="00216665" w14:paraId="7BC65C2E" w14:textId="77777777" w:rsidTr="00CA2266">
        <w:trPr>
          <w:trHeight w:val="216"/>
        </w:trPr>
        <w:tc>
          <w:tcPr>
            <w:tcW w:w="4783" w:type="dxa"/>
            <w:tcBorders>
              <w:top w:val="nil"/>
              <w:left w:val="single" w:sz="4" w:space="0" w:color="auto"/>
              <w:bottom w:val="single" w:sz="4" w:space="0" w:color="auto"/>
              <w:right w:val="single" w:sz="4" w:space="0" w:color="auto"/>
            </w:tcBorders>
            <w:shd w:val="clear" w:color="000000" w:fill="538DD5"/>
            <w:noWrap/>
            <w:vAlign w:val="bottom"/>
            <w:hideMark/>
          </w:tcPr>
          <w:p w14:paraId="4287D6E7" w14:textId="1CE4A919" w:rsidR="00CA2266" w:rsidRPr="002A2D57" w:rsidRDefault="00CA2266" w:rsidP="00216665">
            <w:pP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 xml:space="preserve">Service Discovery REST-JSON-TLS </w:t>
            </w:r>
          </w:p>
        </w:tc>
        <w:tc>
          <w:tcPr>
            <w:tcW w:w="460" w:type="dxa"/>
            <w:tcBorders>
              <w:top w:val="nil"/>
              <w:left w:val="nil"/>
              <w:bottom w:val="single" w:sz="4" w:space="0" w:color="auto"/>
              <w:right w:val="single" w:sz="4" w:space="0" w:color="auto"/>
            </w:tcBorders>
            <w:shd w:val="clear" w:color="auto" w:fill="auto"/>
            <w:noWrap/>
            <w:vAlign w:val="bottom"/>
            <w:hideMark/>
          </w:tcPr>
          <w:p w14:paraId="704C3228"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xml:space="preserve"> </w:t>
            </w:r>
          </w:p>
        </w:tc>
        <w:tc>
          <w:tcPr>
            <w:tcW w:w="433" w:type="dxa"/>
            <w:tcBorders>
              <w:top w:val="nil"/>
              <w:left w:val="nil"/>
              <w:bottom w:val="single" w:sz="4" w:space="0" w:color="auto"/>
              <w:right w:val="single" w:sz="4" w:space="0" w:color="auto"/>
            </w:tcBorders>
            <w:shd w:val="clear" w:color="auto" w:fill="auto"/>
            <w:noWrap/>
            <w:vAlign w:val="bottom"/>
            <w:hideMark/>
          </w:tcPr>
          <w:p w14:paraId="362D2B5B"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7DE52197"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P</w:t>
            </w:r>
          </w:p>
        </w:tc>
        <w:tc>
          <w:tcPr>
            <w:tcW w:w="505" w:type="dxa"/>
            <w:tcBorders>
              <w:top w:val="nil"/>
              <w:left w:val="nil"/>
              <w:bottom w:val="single" w:sz="4" w:space="0" w:color="auto"/>
              <w:right w:val="single" w:sz="4" w:space="0" w:color="auto"/>
            </w:tcBorders>
            <w:shd w:val="clear" w:color="auto" w:fill="auto"/>
            <w:noWrap/>
            <w:vAlign w:val="bottom"/>
            <w:hideMark/>
          </w:tcPr>
          <w:p w14:paraId="5A468E66"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FD1B24C"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AA6634B"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C</w:t>
            </w:r>
          </w:p>
        </w:tc>
        <w:tc>
          <w:tcPr>
            <w:tcW w:w="505" w:type="dxa"/>
            <w:tcBorders>
              <w:top w:val="nil"/>
              <w:left w:val="nil"/>
              <w:bottom w:val="single" w:sz="4" w:space="0" w:color="auto"/>
              <w:right w:val="single" w:sz="4" w:space="0" w:color="auto"/>
            </w:tcBorders>
            <w:shd w:val="clear" w:color="auto" w:fill="auto"/>
            <w:noWrap/>
            <w:vAlign w:val="bottom"/>
            <w:hideMark/>
          </w:tcPr>
          <w:p w14:paraId="0C3C2E3C" w14:textId="762CBDF1" w:rsidR="00CA2266" w:rsidRPr="00216665" w:rsidRDefault="00423D66" w:rsidP="00216665">
            <w:pPr>
              <w:jc w:val="center"/>
              <w:rPr>
                <w:rFonts w:ascii="Calibri" w:eastAsia="Times New Roman" w:hAnsi="Calibri" w:cs="Times New Roman"/>
                <w:sz w:val="22"/>
                <w:szCs w:val="22"/>
                <w:lang w:val="en-US" w:eastAsia="hu-HU"/>
              </w:rPr>
            </w:pPr>
            <w:r>
              <w:rPr>
                <w:rFonts w:ascii="Calibri" w:eastAsia="Times New Roman" w:hAnsi="Calibri" w:cs="Times New Roman"/>
                <w:sz w:val="22"/>
                <w:szCs w:val="22"/>
                <w:lang w:val="en-US" w:eastAsia="hu-HU"/>
              </w:rPr>
              <w:t xml:space="preserve"> </w:t>
            </w:r>
            <w:r w:rsidR="00CA2266">
              <w:rPr>
                <w:rFonts w:ascii="Calibri" w:eastAsia="Times New Roman" w:hAnsi="Calibri" w:cs="Times New Roman"/>
                <w:sz w:val="22"/>
                <w:szCs w:val="22"/>
                <w:lang w:val="en-US" w:eastAsia="hu-HU"/>
              </w:rPr>
              <w:t>C</w:t>
            </w:r>
            <w:r w:rsidR="00CA2266" w:rsidRPr="00216665">
              <w:rPr>
                <w:rFonts w:ascii="Calibri" w:eastAsia="Times New Roman" w:hAnsi="Calibri" w:cs="Times New Roman"/>
                <w:sz w:val="22"/>
                <w:szCs w:val="22"/>
                <w:lang w:val="en-US" w:eastAsia="hu-HU"/>
              </w:rPr>
              <w:t> </w:t>
            </w:r>
          </w:p>
        </w:tc>
      </w:tr>
      <w:tr w:rsidR="00CA2266" w:rsidRPr="00216665" w14:paraId="06DF5C45" w14:textId="77777777" w:rsidTr="00CA2266">
        <w:trPr>
          <w:trHeight w:val="206"/>
        </w:trPr>
        <w:tc>
          <w:tcPr>
            <w:tcW w:w="4783" w:type="dxa"/>
            <w:tcBorders>
              <w:top w:val="nil"/>
              <w:left w:val="single" w:sz="4" w:space="0" w:color="auto"/>
              <w:bottom w:val="single" w:sz="4" w:space="0" w:color="auto"/>
              <w:right w:val="single" w:sz="4" w:space="0" w:color="auto"/>
            </w:tcBorders>
            <w:shd w:val="clear" w:color="auto" w:fill="auto"/>
            <w:noWrap/>
            <w:vAlign w:val="bottom"/>
            <w:hideMark/>
          </w:tcPr>
          <w:p w14:paraId="00A92878"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w:t>
            </w:r>
          </w:p>
        </w:tc>
        <w:tc>
          <w:tcPr>
            <w:tcW w:w="460" w:type="dxa"/>
            <w:tcBorders>
              <w:top w:val="nil"/>
              <w:left w:val="nil"/>
              <w:bottom w:val="single" w:sz="4" w:space="0" w:color="auto"/>
              <w:right w:val="single" w:sz="4" w:space="0" w:color="auto"/>
            </w:tcBorders>
            <w:shd w:val="clear" w:color="auto" w:fill="auto"/>
            <w:noWrap/>
            <w:vAlign w:val="bottom"/>
            <w:hideMark/>
          </w:tcPr>
          <w:p w14:paraId="748224A2"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xml:space="preserve"> </w:t>
            </w:r>
          </w:p>
        </w:tc>
        <w:tc>
          <w:tcPr>
            <w:tcW w:w="433" w:type="dxa"/>
            <w:tcBorders>
              <w:top w:val="nil"/>
              <w:left w:val="nil"/>
              <w:bottom w:val="single" w:sz="4" w:space="0" w:color="auto"/>
              <w:right w:val="single" w:sz="4" w:space="0" w:color="auto"/>
            </w:tcBorders>
            <w:shd w:val="clear" w:color="auto" w:fill="auto"/>
            <w:noWrap/>
            <w:vAlign w:val="bottom"/>
            <w:hideMark/>
          </w:tcPr>
          <w:p w14:paraId="3FC45F07"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B7E5E71"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9F9F927"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35D840C9"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0473F1D6"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F115463"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r>
      <w:tr w:rsidR="00CA2266" w:rsidRPr="00216665" w14:paraId="64D7AE81" w14:textId="77777777" w:rsidTr="002A2D57">
        <w:trPr>
          <w:trHeight w:val="206"/>
        </w:trPr>
        <w:tc>
          <w:tcPr>
            <w:tcW w:w="4783" w:type="dxa"/>
            <w:tcBorders>
              <w:top w:val="nil"/>
              <w:left w:val="single" w:sz="4" w:space="0" w:color="auto"/>
              <w:bottom w:val="single" w:sz="4" w:space="0" w:color="auto"/>
              <w:right w:val="single" w:sz="4" w:space="0" w:color="auto"/>
            </w:tcBorders>
            <w:shd w:val="clear" w:color="auto" w:fill="009242"/>
            <w:noWrap/>
            <w:vAlign w:val="bottom"/>
            <w:hideMark/>
          </w:tcPr>
          <w:p w14:paraId="41E371BF" w14:textId="509BCBFC" w:rsidR="00CA2266" w:rsidRPr="002A2D57" w:rsidRDefault="00CA2266" w:rsidP="00216665">
            <w:pP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Orchestration</w:t>
            </w:r>
            <w:r w:rsidR="00270EE0" w:rsidRPr="002A2D57">
              <w:rPr>
                <w:rFonts w:ascii="Calibri" w:eastAsia="Times New Roman" w:hAnsi="Calibri" w:cs="Times New Roman"/>
                <w:b/>
                <w:color w:val="FFFFFF" w:themeColor="background1"/>
                <w:sz w:val="22"/>
                <w:szCs w:val="22"/>
                <w:lang w:val="en-US" w:eastAsia="hu-HU"/>
              </w:rPr>
              <w:t>M3</w:t>
            </w:r>
            <w:r w:rsidRPr="002A2D57">
              <w:rPr>
                <w:rFonts w:ascii="Calibri" w:eastAsia="Times New Roman" w:hAnsi="Calibri" w:cs="Times New Roman"/>
                <w:b/>
                <w:color w:val="FFFFFF" w:themeColor="background1"/>
                <w:sz w:val="22"/>
                <w:szCs w:val="22"/>
                <w:lang w:val="en-US" w:eastAsia="hu-HU"/>
              </w:rPr>
              <w:t xml:space="preserve"> REST-JSON-TLS</w:t>
            </w:r>
          </w:p>
        </w:tc>
        <w:tc>
          <w:tcPr>
            <w:tcW w:w="460" w:type="dxa"/>
            <w:tcBorders>
              <w:top w:val="nil"/>
              <w:left w:val="nil"/>
              <w:bottom w:val="single" w:sz="4" w:space="0" w:color="auto"/>
              <w:right w:val="single" w:sz="4" w:space="0" w:color="auto"/>
            </w:tcBorders>
            <w:shd w:val="clear" w:color="auto" w:fill="auto"/>
            <w:noWrap/>
            <w:vAlign w:val="bottom"/>
            <w:hideMark/>
          </w:tcPr>
          <w:p w14:paraId="4D8F8C72"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w:t>
            </w:r>
          </w:p>
        </w:tc>
        <w:tc>
          <w:tcPr>
            <w:tcW w:w="433" w:type="dxa"/>
            <w:tcBorders>
              <w:top w:val="nil"/>
              <w:left w:val="nil"/>
              <w:bottom w:val="single" w:sz="4" w:space="0" w:color="auto"/>
              <w:right w:val="single" w:sz="4" w:space="0" w:color="auto"/>
            </w:tcBorders>
            <w:shd w:val="clear" w:color="auto" w:fill="auto"/>
            <w:noWrap/>
            <w:vAlign w:val="bottom"/>
            <w:hideMark/>
          </w:tcPr>
          <w:p w14:paraId="170BC603"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39B81757"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6642B8F"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2BE80DAD"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P</w:t>
            </w:r>
          </w:p>
        </w:tc>
        <w:tc>
          <w:tcPr>
            <w:tcW w:w="505" w:type="dxa"/>
            <w:tcBorders>
              <w:top w:val="nil"/>
              <w:left w:val="nil"/>
              <w:bottom w:val="single" w:sz="4" w:space="0" w:color="auto"/>
              <w:right w:val="single" w:sz="4" w:space="0" w:color="auto"/>
            </w:tcBorders>
            <w:shd w:val="clear" w:color="auto" w:fill="auto"/>
            <w:noWrap/>
            <w:vAlign w:val="bottom"/>
            <w:hideMark/>
          </w:tcPr>
          <w:p w14:paraId="37C290BB"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3E3726C8" w14:textId="4F33896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r>
              <w:rPr>
                <w:rFonts w:ascii="Calibri" w:eastAsia="Times New Roman" w:hAnsi="Calibri" w:cs="Times New Roman"/>
                <w:sz w:val="22"/>
                <w:szCs w:val="22"/>
                <w:lang w:val="en-US" w:eastAsia="hu-HU"/>
              </w:rPr>
              <w:t>C</w:t>
            </w:r>
          </w:p>
        </w:tc>
      </w:tr>
      <w:tr w:rsidR="00CA2266" w:rsidRPr="00216665" w14:paraId="74B16BEA" w14:textId="77777777" w:rsidTr="00CA2266">
        <w:trPr>
          <w:trHeight w:val="206"/>
        </w:trPr>
        <w:tc>
          <w:tcPr>
            <w:tcW w:w="4783" w:type="dxa"/>
            <w:tcBorders>
              <w:top w:val="nil"/>
              <w:left w:val="single" w:sz="4" w:space="0" w:color="auto"/>
              <w:bottom w:val="single" w:sz="4" w:space="0" w:color="auto"/>
              <w:right w:val="single" w:sz="4" w:space="0" w:color="auto"/>
            </w:tcBorders>
            <w:shd w:val="clear" w:color="auto" w:fill="auto"/>
            <w:noWrap/>
            <w:vAlign w:val="bottom"/>
            <w:hideMark/>
          </w:tcPr>
          <w:p w14:paraId="6CBD5608" w14:textId="77777777" w:rsidR="00CA2266" w:rsidRPr="002A2D57" w:rsidRDefault="00CA2266" w:rsidP="00216665">
            <w:pP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 </w:t>
            </w:r>
          </w:p>
        </w:tc>
        <w:tc>
          <w:tcPr>
            <w:tcW w:w="460" w:type="dxa"/>
            <w:tcBorders>
              <w:top w:val="nil"/>
              <w:left w:val="nil"/>
              <w:bottom w:val="single" w:sz="4" w:space="0" w:color="auto"/>
              <w:right w:val="single" w:sz="4" w:space="0" w:color="auto"/>
            </w:tcBorders>
            <w:shd w:val="clear" w:color="auto" w:fill="auto"/>
            <w:noWrap/>
            <w:vAlign w:val="bottom"/>
            <w:hideMark/>
          </w:tcPr>
          <w:p w14:paraId="369A5F80"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w:t>
            </w:r>
          </w:p>
        </w:tc>
        <w:tc>
          <w:tcPr>
            <w:tcW w:w="433" w:type="dxa"/>
            <w:tcBorders>
              <w:top w:val="nil"/>
              <w:left w:val="nil"/>
              <w:bottom w:val="single" w:sz="4" w:space="0" w:color="auto"/>
              <w:right w:val="single" w:sz="4" w:space="0" w:color="auto"/>
            </w:tcBorders>
            <w:shd w:val="clear" w:color="auto" w:fill="auto"/>
            <w:noWrap/>
            <w:vAlign w:val="bottom"/>
            <w:hideMark/>
          </w:tcPr>
          <w:p w14:paraId="5B4E8F3C"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FD9D38D"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1295B180"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13C736EC"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0294D994"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236BABFA"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r>
      <w:tr w:rsidR="00CA2266" w:rsidRPr="00216665" w14:paraId="272F69D9" w14:textId="77777777" w:rsidTr="002A2D57">
        <w:trPr>
          <w:trHeight w:val="206"/>
        </w:trPr>
        <w:tc>
          <w:tcPr>
            <w:tcW w:w="4783" w:type="dxa"/>
            <w:tcBorders>
              <w:top w:val="nil"/>
              <w:left w:val="single" w:sz="4" w:space="0" w:color="auto"/>
              <w:bottom w:val="single" w:sz="4" w:space="0" w:color="auto"/>
              <w:right w:val="single" w:sz="4" w:space="0" w:color="auto"/>
            </w:tcBorders>
            <w:shd w:val="clear" w:color="auto" w:fill="B40000"/>
            <w:noWrap/>
            <w:vAlign w:val="bottom"/>
            <w:hideMark/>
          </w:tcPr>
          <w:p w14:paraId="5585D589" w14:textId="450687BD" w:rsidR="00CA2266" w:rsidRPr="002A2D57" w:rsidRDefault="00CA2266" w:rsidP="00216665">
            <w:pP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AuthorizaitonControl</w:t>
            </w:r>
            <w:r w:rsidR="00270EE0" w:rsidRPr="002A2D57">
              <w:rPr>
                <w:rFonts w:ascii="Calibri" w:eastAsia="Times New Roman" w:hAnsi="Calibri" w:cs="Times New Roman"/>
                <w:b/>
                <w:color w:val="FFFFFF" w:themeColor="background1"/>
                <w:sz w:val="22"/>
                <w:szCs w:val="22"/>
                <w:lang w:val="en-US" w:eastAsia="hu-HU"/>
              </w:rPr>
              <w:t>M3</w:t>
            </w:r>
            <w:r w:rsidRPr="002A2D57">
              <w:rPr>
                <w:rFonts w:ascii="Calibri" w:eastAsia="Times New Roman" w:hAnsi="Calibri" w:cs="Times New Roman"/>
                <w:b/>
                <w:color w:val="FFFFFF" w:themeColor="background1"/>
                <w:sz w:val="22"/>
                <w:szCs w:val="22"/>
                <w:lang w:val="en-US" w:eastAsia="hu-HU"/>
              </w:rPr>
              <w:t xml:space="preserve"> REST-JSON-TLS</w:t>
            </w:r>
          </w:p>
        </w:tc>
        <w:tc>
          <w:tcPr>
            <w:tcW w:w="460" w:type="dxa"/>
            <w:tcBorders>
              <w:top w:val="nil"/>
              <w:left w:val="nil"/>
              <w:bottom w:val="single" w:sz="4" w:space="0" w:color="auto"/>
              <w:right w:val="single" w:sz="4" w:space="0" w:color="auto"/>
            </w:tcBorders>
            <w:shd w:val="clear" w:color="auto" w:fill="auto"/>
            <w:noWrap/>
            <w:vAlign w:val="bottom"/>
            <w:hideMark/>
          </w:tcPr>
          <w:p w14:paraId="0A5DC768"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xml:space="preserve"> </w:t>
            </w:r>
          </w:p>
        </w:tc>
        <w:tc>
          <w:tcPr>
            <w:tcW w:w="433" w:type="dxa"/>
            <w:tcBorders>
              <w:top w:val="nil"/>
              <w:left w:val="nil"/>
              <w:bottom w:val="single" w:sz="4" w:space="0" w:color="auto"/>
              <w:right w:val="single" w:sz="4" w:space="0" w:color="auto"/>
            </w:tcBorders>
            <w:shd w:val="clear" w:color="auto" w:fill="auto"/>
            <w:noWrap/>
            <w:vAlign w:val="bottom"/>
            <w:hideMark/>
          </w:tcPr>
          <w:p w14:paraId="4AB7A411"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021DFE5D"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3B3F5A0"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P</w:t>
            </w:r>
          </w:p>
        </w:tc>
        <w:tc>
          <w:tcPr>
            <w:tcW w:w="505" w:type="dxa"/>
            <w:tcBorders>
              <w:top w:val="nil"/>
              <w:left w:val="nil"/>
              <w:bottom w:val="single" w:sz="4" w:space="0" w:color="auto"/>
              <w:right w:val="single" w:sz="4" w:space="0" w:color="auto"/>
            </w:tcBorders>
            <w:shd w:val="clear" w:color="auto" w:fill="auto"/>
            <w:noWrap/>
            <w:vAlign w:val="bottom"/>
            <w:hideMark/>
          </w:tcPr>
          <w:p w14:paraId="39E2CBAD" w14:textId="3E7CE0D4" w:rsidR="00CA2266" w:rsidRPr="00216665" w:rsidRDefault="00CA2266" w:rsidP="00216665">
            <w:pPr>
              <w:jc w:val="center"/>
              <w:rPr>
                <w:rFonts w:ascii="Calibri" w:eastAsia="Times New Roman" w:hAnsi="Calibri" w:cs="Times New Roman"/>
                <w:sz w:val="22"/>
                <w:szCs w:val="22"/>
                <w:lang w:val="en-US" w:eastAsia="hu-HU"/>
              </w:rPr>
            </w:pPr>
            <w:r>
              <w:rPr>
                <w:rFonts w:ascii="Calibri" w:eastAsia="Times New Roman" w:hAnsi="Calibri" w:cs="Times New Roman"/>
                <w:sz w:val="22"/>
                <w:szCs w:val="22"/>
                <w:lang w:val="en-US" w:eastAsia="hu-HU"/>
              </w:rPr>
              <w:t>C</w:t>
            </w: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10C84BAA"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C</w:t>
            </w:r>
          </w:p>
        </w:tc>
        <w:tc>
          <w:tcPr>
            <w:tcW w:w="505" w:type="dxa"/>
            <w:tcBorders>
              <w:top w:val="nil"/>
              <w:left w:val="nil"/>
              <w:bottom w:val="single" w:sz="4" w:space="0" w:color="auto"/>
              <w:right w:val="single" w:sz="4" w:space="0" w:color="auto"/>
            </w:tcBorders>
            <w:shd w:val="clear" w:color="auto" w:fill="auto"/>
            <w:noWrap/>
            <w:vAlign w:val="bottom"/>
            <w:hideMark/>
          </w:tcPr>
          <w:p w14:paraId="6F0B7FB6"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r>
      <w:tr w:rsidR="00CA2266" w:rsidRPr="00216665" w14:paraId="541FE048" w14:textId="77777777" w:rsidTr="002A2D57">
        <w:trPr>
          <w:trHeight w:val="206"/>
        </w:trPr>
        <w:tc>
          <w:tcPr>
            <w:tcW w:w="4783" w:type="dxa"/>
            <w:tcBorders>
              <w:top w:val="nil"/>
              <w:left w:val="single" w:sz="4" w:space="0" w:color="auto"/>
              <w:bottom w:val="single" w:sz="4" w:space="0" w:color="auto"/>
              <w:right w:val="single" w:sz="4" w:space="0" w:color="auto"/>
            </w:tcBorders>
            <w:shd w:val="clear" w:color="auto" w:fill="B40000"/>
            <w:noWrap/>
            <w:vAlign w:val="bottom"/>
            <w:hideMark/>
          </w:tcPr>
          <w:p w14:paraId="2CDEED10" w14:textId="53033430" w:rsidR="00CA2266" w:rsidRPr="002A2D57" w:rsidRDefault="00CA2266" w:rsidP="00216665">
            <w:pP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TokenGeneration</w:t>
            </w:r>
            <w:r w:rsidR="00270EE0" w:rsidRPr="002A2D57">
              <w:rPr>
                <w:rFonts w:ascii="Calibri" w:eastAsia="Times New Roman" w:hAnsi="Calibri" w:cs="Times New Roman"/>
                <w:b/>
                <w:color w:val="FFFFFF" w:themeColor="background1"/>
                <w:sz w:val="22"/>
                <w:szCs w:val="22"/>
                <w:lang w:val="en-US" w:eastAsia="hu-HU"/>
              </w:rPr>
              <w:t>M3</w:t>
            </w:r>
            <w:r w:rsidRPr="002A2D57">
              <w:rPr>
                <w:rFonts w:ascii="Calibri" w:eastAsia="Times New Roman" w:hAnsi="Calibri" w:cs="Times New Roman"/>
                <w:b/>
                <w:color w:val="FFFFFF" w:themeColor="background1"/>
                <w:sz w:val="22"/>
                <w:szCs w:val="22"/>
                <w:lang w:val="en-US" w:eastAsia="hu-HU"/>
              </w:rPr>
              <w:t xml:space="preserve"> REST-JSON-TLS</w:t>
            </w:r>
          </w:p>
        </w:tc>
        <w:tc>
          <w:tcPr>
            <w:tcW w:w="460" w:type="dxa"/>
            <w:tcBorders>
              <w:top w:val="nil"/>
              <w:left w:val="nil"/>
              <w:bottom w:val="single" w:sz="4" w:space="0" w:color="auto"/>
              <w:right w:val="single" w:sz="4" w:space="0" w:color="auto"/>
            </w:tcBorders>
            <w:shd w:val="clear" w:color="auto" w:fill="auto"/>
            <w:noWrap/>
            <w:vAlign w:val="bottom"/>
            <w:hideMark/>
          </w:tcPr>
          <w:p w14:paraId="7F39531A"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xml:space="preserve"> </w:t>
            </w:r>
          </w:p>
        </w:tc>
        <w:tc>
          <w:tcPr>
            <w:tcW w:w="433" w:type="dxa"/>
            <w:tcBorders>
              <w:top w:val="nil"/>
              <w:left w:val="nil"/>
              <w:bottom w:val="single" w:sz="4" w:space="0" w:color="auto"/>
              <w:right w:val="single" w:sz="4" w:space="0" w:color="auto"/>
            </w:tcBorders>
            <w:shd w:val="clear" w:color="auto" w:fill="auto"/>
            <w:noWrap/>
            <w:vAlign w:val="bottom"/>
            <w:hideMark/>
          </w:tcPr>
          <w:p w14:paraId="553619E9"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178CD717"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11243FDC"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P</w:t>
            </w:r>
          </w:p>
        </w:tc>
        <w:tc>
          <w:tcPr>
            <w:tcW w:w="505" w:type="dxa"/>
            <w:tcBorders>
              <w:top w:val="nil"/>
              <w:left w:val="nil"/>
              <w:bottom w:val="single" w:sz="4" w:space="0" w:color="auto"/>
              <w:right w:val="single" w:sz="4" w:space="0" w:color="auto"/>
            </w:tcBorders>
            <w:shd w:val="clear" w:color="auto" w:fill="auto"/>
            <w:noWrap/>
            <w:vAlign w:val="bottom"/>
            <w:hideMark/>
          </w:tcPr>
          <w:p w14:paraId="36B29EBC" w14:textId="411F8E06" w:rsidR="00CA2266" w:rsidRPr="00216665" w:rsidRDefault="00CA2266" w:rsidP="00216665">
            <w:pPr>
              <w:jc w:val="center"/>
              <w:rPr>
                <w:rFonts w:ascii="Calibri" w:eastAsia="Times New Roman" w:hAnsi="Calibri" w:cs="Times New Roman"/>
                <w:sz w:val="22"/>
                <w:szCs w:val="22"/>
                <w:lang w:val="en-US" w:eastAsia="hu-HU"/>
              </w:rPr>
            </w:pPr>
            <w:r>
              <w:rPr>
                <w:rFonts w:ascii="Calibri" w:eastAsia="Times New Roman" w:hAnsi="Calibri" w:cs="Times New Roman"/>
                <w:sz w:val="22"/>
                <w:szCs w:val="22"/>
                <w:lang w:val="en-US" w:eastAsia="hu-HU"/>
              </w:rPr>
              <w:t>C</w:t>
            </w: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3F37D520"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BF7FFDE"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r>
      <w:tr w:rsidR="00CA2266" w:rsidRPr="00216665" w14:paraId="2E0E2356" w14:textId="77777777" w:rsidTr="00CA2266">
        <w:trPr>
          <w:trHeight w:val="206"/>
        </w:trPr>
        <w:tc>
          <w:tcPr>
            <w:tcW w:w="4783" w:type="dxa"/>
            <w:tcBorders>
              <w:top w:val="nil"/>
              <w:left w:val="single" w:sz="4" w:space="0" w:color="auto"/>
              <w:bottom w:val="single" w:sz="4" w:space="0" w:color="auto"/>
              <w:right w:val="single" w:sz="4" w:space="0" w:color="auto"/>
            </w:tcBorders>
            <w:shd w:val="clear" w:color="auto" w:fill="auto"/>
            <w:noWrap/>
            <w:vAlign w:val="bottom"/>
            <w:hideMark/>
          </w:tcPr>
          <w:p w14:paraId="65EC14ED" w14:textId="77777777" w:rsidR="00CA2266" w:rsidRPr="002A2D57" w:rsidRDefault="00CA2266" w:rsidP="00216665">
            <w:pP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 </w:t>
            </w:r>
          </w:p>
        </w:tc>
        <w:tc>
          <w:tcPr>
            <w:tcW w:w="460" w:type="dxa"/>
            <w:tcBorders>
              <w:top w:val="nil"/>
              <w:left w:val="nil"/>
              <w:bottom w:val="single" w:sz="4" w:space="0" w:color="auto"/>
              <w:right w:val="single" w:sz="4" w:space="0" w:color="auto"/>
            </w:tcBorders>
            <w:shd w:val="clear" w:color="auto" w:fill="auto"/>
            <w:noWrap/>
            <w:vAlign w:val="bottom"/>
            <w:hideMark/>
          </w:tcPr>
          <w:p w14:paraId="2CEBC215"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xml:space="preserve"> </w:t>
            </w:r>
          </w:p>
        </w:tc>
        <w:tc>
          <w:tcPr>
            <w:tcW w:w="433" w:type="dxa"/>
            <w:tcBorders>
              <w:top w:val="nil"/>
              <w:left w:val="nil"/>
              <w:bottom w:val="single" w:sz="4" w:space="0" w:color="auto"/>
              <w:right w:val="single" w:sz="4" w:space="0" w:color="auto"/>
            </w:tcBorders>
            <w:shd w:val="clear" w:color="auto" w:fill="auto"/>
            <w:noWrap/>
            <w:vAlign w:val="bottom"/>
            <w:hideMark/>
          </w:tcPr>
          <w:p w14:paraId="6B816E60"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F745567"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0CFD4C6D"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C69BCAC"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2C777B6D"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7EC6DCB6"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r>
      <w:tr w:rsidR="00CA2266" w:rsidRPr="00216665" w14:paraId="1817C4FC" w14:textId="77777777" w:rsidTr="002A2D57">
        <w:trPr>
          <w:trHeight w:val="206"/>
        </w:trPr>
        <w:tc>
          <w:tcPr>
            <w:tcW w:w="4783" w:type="dxa"/>
            <w:tcBorders>
              <w:top w:val="nil"/>
              <w:left w:val="single" w:sz="4" w:space="0" w:color="auto"/>
              <w:bottom w:val="single" w:sz="4" w:space="0" w:color="auto"/>
              <w:right w:val="single" w:sz="4" w:space="0" w:color="auto"/>
            </w:tcBorders>
            <w:shd w:val="clear" w:color="auto" w:fill="FCCE24"/>
            <w:noWrap/>
            <w:vAlign w:val="bottom"/>
            <w:hideMark/>
          </w:tcPr>
          <w:p w14:paraId="6F6E5F66" w14:textId="7A3CDA50" w:rsidR="00CA2266" w:rsidRPr="002A2D57" w:rsidRDefault="00CA2266" w:rsidP="00216665">
            <w:pP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 xml:space="preserve">Global Service Discovery </w:t>
            </w:r>
          </w:p>
        </w:tc>
        <w:tc>
          <w:tcPr>
            <w:tcW w:w="460" w:type="dxa"/>
            <w:tcBorders>
              <w:top w:val="nil"/>
              <w:left w:val="nil"/>
              <w:bottom w:val="single" w:sz="4" w:space="0" w:color="auto"/>
              <w:right w:val="single" w:sz="4" w:space="0" w:color="auto"/>
            </w:tcBorders>
            <w:shd w:val="clear" w:color="auto" w:fill="auto"/>
            <w:noWrap/>
            <w:vAlign w:val="bottom"/>
            <w:hideMark/>
          </w:tcPr>
          <w:p w14:paraId="784EBEFE"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xml:space="preserve"> </w:t>
            </w:r>
          </w:p>
        </w:tc>
        <w:tc>
          <w:tcPr>
            <w:tcW w:w="433" w:type="dxa"/>
            <w:tcBorders>
              <w:top w:val="nil"/>
              <w:left w:val="nil"/>
              <w:bottom w:val="single" w:sz="4" w:space="0" w:color="auto"/>
              <w:right w:val="single" w:sz="4" w:space="0" w:color="auto"/>
            </w:tcBorders>
            <w:shd w:val="clear" w:color="auto" w:fill="auto"/>
            <w:noWrap/>
            <w:vAlign w:val="bottom"/>
            <w:hideMark/>
          </w:tcPr>
          <w:p w14:paraId="000208B1"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9142FDC"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467D08A7"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45C1CE6D" w14:textId="7ECA956E" w:rsidR="00CA2266" w:rsidRPr="00216665" w:rsidRDefault="00423D66" w:rsidP="00216665">
            <w:pPr>
              <w:jc w:val="center"/>
              <w:rPr>
                <w:rFonts w:ascii="Calibri" w:eastAsia="Times New Roman" w:hAnsi="Calibri" w:cs="Times New Roman"/>
                <w:sz w:val="22"/>
                <w:szCs w:val="22"/>
                <w:lang w:val="en-US" w:eastAsia="hu-HU"/>
              </w:rPr>
            </w:pPr>
            <w:r>
              <w:rPr>
                <w:rFonts w:ascii="Calibri" w:eastAsia="Times New Roman" w:hAnsi="Calibri" w:cs="Times New Roman"/>
                <w:sz w:val="22"/>
                <w:szCs w:val="22"/>
                <w:lang w:val="en-US" w:eastAsia="hu-HU"/>
              </w:rPr>
              <w:t>C</w:t>
            </w:r>
            <w:r w:rsidR="00CA2266"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6BBA24E"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P</w:t>
            </w:r>
          </w:p>
        </w:tc>
        <w:tc>
          <w:tcPr>
            <w:tcW w:w="505" w:type="dxa"/>
            <w:tcBorders>
              <w:top w:val="nil"/>
              <w:left w:val="nil"/>
              <w:bottom w:val="single" w:sz="4" w:space="0" w:color="auto"/>
              <w:right w:val="single" w:sz="4" w:space="0" w:color="auto"/>
            </w:tcBorders>
            <w:shd w:val="clear" w:color="auto" w:fill="auto"/>
            <w:noWrap/>
            <w:vAlign w:val="bottom"/>
            <w:hideMark/>
          </w:tcPr>
          <w:p w14:paraId="774E7628"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r>
      <w:tr w:rsidR="00CA2266" w:rsidRPr="00216665" w14:paraId="15B5A9F4" w14:textId="77777777" w:rsidTr="002A2D57">
        <w:trPr>
          <w:trHeight w:val="206"/>
        </w:trPr>
        <w:tc>
          <w:tcPr>
            <w:tcW w:w="4783" w:type="dxa"/>
            <w:tcBorders>
              <w:top w:val="nil"/>
              <w:left w:val="single" w:sz="4" w:space="0" w:color="auto"/>
              <w:bottom w:val="single" w:sz="4" w:space="0" w:color="auto"/>
              <w:right w:val="single" w:sz="4" w:space="0" w:color="auto"/>
            </w:tcBorders>
            <w:shd w:val="clear" w:color="auto" w:fill="FCCE24"/>
            <w:noWrap/>
            <w:vAlign w:val="bottom"/>
            <w:hideMark/>
          </w:tcPr>
          <w:p w14:paraId="62ECB31D" w14:textId="444FF035" w:rsidR="00CA2266" w:rsidRPr="002A2D57" w:rsidRDefault="00CA2266" w:rsidP="00216665">
            <w:pP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Inter-Cloud Negotiations</w:t>
            </w:r>
          </w:p>
        </w:tc>
        <w:tc>
          <w:tcPr>
            <w:tcW w:w="460" w:type="dxa"/>
            <w:tcBorders>
              <w:top w:val="nil"/>
              <w:left w:val="nil"/>
              <w:bottom w:val="single" w:sz="4" w:space="0" w:color="auto"/>
              <w:right w:val="single" w:sz="4" w:space="0" w:color="auto"/>
            </w:tcBorders>
            <w:shd w:val="clear" w:color="auto" w:fill="auto"/>
            <w:noWrap/>
            <w:vAlign w:val="bottom"/>
            <w:hideMark/>
          </w:tcPr>
          <w:p w14:paraId="2DA048E3"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xml:space="preserve"> </w:t>
            </w:r>
          </w:p>
        </w:tc>
        <w:tc>
          <w:tcPr>
            <w:tcW w:w="433" w:type="dxa"/>
            <w:tcBorders>
              <w:top w:val="nil"/>
              <w:left w:val="nil"/>
              <w:bottom w:val="single" w:sz="4" w:space="0" w:color="auto"/>
              <w:right w:val="single" w:sz="4" w:space="0" w:color="auto"/>
            </w:tcBorders>
            <w:shd w:val="clear" w:color="auto" w:fill="auto"/>
            <w:noWrap/>
            <w:vAlign w:val="bottom"/>
            <w:hideMark/>
          </w:tcPr>
          <w:p w14:paraId="7918EEC6"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4C8D189E"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BF63472"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0F46EB75" w14:textId="228057D3" w:rsidR="00CA2266" w:rsidRPr="00216665" w:rsidRDefault="00423D66" w:rsidP="00423D66">
            <w:pPr>
              <w:rPr>
                <w:rFonts w:ascii="Calibri" w:eastAsia="Times New Roman" w:hAnsi="Calibri" w:cs="Times New Roman"/>
                <w:sz w:val="22"/>
                <w:szCs w:val="22"/>
                <w:lang w:val="en-US" w:eastAsia="hu-HU"/>
              </w:rPr>
            </w:pPr>
            <w:r>
              <w:rPr>
                <w:rFonts w:ascii="Calibri" w:eastAsia="Times New Roman" w:hAnsi="Calibri" w:cs="Times New Roman"/>
                <w:sz w:val="22"/>
                <w:szCs w:val="22"/>
                <w:lang w:val="en-US" w:eastAsia="hu-HU"/>
              </w:rPr>
              <w:t xml:space="preserve">  C</w:t>
            </w:r>
          </w:p>
        </w:tc>
        <w:tc>
          <w:tcPr>
            <w:tcW w:w="505" w:type="dxa"/>
            <w:tcBorders>
              <w:top w:val="nil"/>
              <w:left w:val="nil"/>
              <w:bottom w:val="single" w:sz="4" w:space="0" w:color="auto"/>
              <w:right w:val="single" w:sz="4" w:space="0" w:color="auto"/>
            </w:tcBorders>
            <w:shd w:val="clear" w:color="auto" w:fill="auto"/>
            <w:noWrap/>
            <w:vAlign w:val="bottom"/>
            <w:hideMark/>
          </w:tcPr>
          <w:p w14:paraId="23BE0298"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P</w:t>
            </w:r>
          </w:p>
        </w:tc>
        <w:tc>
          <w:tcPr>
            <w:tcW w:w="505" w:type="dxa"/>
            <w:tcBorders>
              <w:top w:val="nil"/>
              <w:left w:val="nil"/>
              <w:bottom w:val="single" w:sz="4" w:space="0" w:color="auto"/>
              <w:right w:val="single" w:sz="4" w:space="0" w:color="auto"/>
            </w:tcBorders>
            <w:shd w:val="clear" w:color="auto" w:fill="auto"/>
            <w:noWrap/>
            <w:vAlign w:val="bottom"/>
            <w:hideMark/>
          </w:tcPr>
          <w:p w14:paraId="4B76555D"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r>
      <w:tr w:rsidR="00CA2266" w:rsidRPr="00216665" w14:paraId="0353C527" w14:textId="77777777" w:rsidTr="00CA2266">
        <w:trPr>
          <w:trHeight w:val="206"/>
        </w:trPr>
        <w:tc>
          <w:tcPr>
            <w:tcW w:w="4783" w:type="dxa"/>
            <w:tcBorders>
              <w:top w:val="nil"/>
              <w:left w:val="single" w:sz="4" w:space="0" w:color="auto"/>
              <w:bottom w:val="single" w:sz="4" w:space="0" w:color="auto"/>
              <w:right w:val="single" w:sz="4" w:space="0" w:color="auto"/>
            </w:tcBorders>
            <w:shd w:val="clear" w:color="auto" w:fill="auto"/>
            <w:noWrap/>
            <w:vAlign w:val="bottom"/>
            <w:hideMark/>
          </w:tcPr>
          <w:p w14:paraId="7545AEF5" w14:textId="77777777" w:rsidR="00CA2266" w:rsidRPr="002A2D57" w:rsidRDefault="00CA2266" w:rsidP="00216665">
            <w:pP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 </w:t>
            </w:r>
          </w:p>
        </w:tc>
        <w:tc>
          <w:tcPr>
            <w:tcW w:w="460" w:type="dxa"/>
            <w:tcBorders>
              <w:top w:val="nil"/>
              <w:left w:val="nil"/>
              <w:bottom w:val="single" w:sz="4" w:space="0" w:color="auto"/>
              <w:right w:val="single" w:sz="4" w:space="0" w:color="auto"/>
            </w:tcBorders>
            <w:shd w:val="clear" w:color="auto" w:fill="auto"/>
            <w:noWrap/>
            <w:vAlign w:val="bottom"/>
            <w:hideMark/>
          </w:tcPr>
          <w:p w14:paraId="0D55EB7C"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w:t>
            </w:r>
          </w:p>
        </w:tc>
        <w:tc>
          <w:tcPr>
            <w:tcW w:w="433" w:type="dxa"/>
            <w:tcBorders>
              <w:top w:val="nil"/>
              <w:left w:val="nil"/>
              <w:bottom w:val="single" w:sz="4" w:space="0" w:color="auto"/>
              <w:right w:val="single" w:sz="4" w:space="0" w:color="auto"/>
            </w:tcBorders>
            <w:shd w:val="clear" w:color="auto" w:fill="auto"/>
            <w:noWrap/>
            <w:vAlign w:val="bottom"/>
            <w:hideMark/>
          </w:tcPr>
          <w:p w14:paraId="3437BEE7"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9A36900"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6D0010F8"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3697F07B"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339DFEDF"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4F4774AC"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r>
      <w:tr w:rsidR="002A2D57" w:rsidRPr="00216665" w14:paraId="503C2519" w14:textId="77777777" w:rsidTr="002A2D57">
        <w:trPr>
          <w:trHeight w:val="206"/>
        </w:trPr>
        <w:tc>
          <w:tcPr>
            <w:tcW w:w="4783" w:type="dxa"/>
            <w:tcBorders>
              <w:top w:val="nil"/>
              <w:left w:val="single" w:sz="4" w:space="0" w:color="auto"/>
              <w:bottom w:val="single" w:sz="4" w:space="0" w:color="auto"/>
              <w:right w:val="single" w:sz="4" w:space="0" w:color="auto"/>
            </w:tcBorders>
            <w:shd w:val="clear" w:color="auto" w:fill="000000" w:themeFill="text1"/>
            <w:noWrap/>
            <w:vAlign w:val="bottom"/>
          </w:tcPr>
          <w:p w14:paraId="52B77F40" w14:textId="3F3CF2B9" w:rsidR="002A2D57" w:rsidRPr="002A2D57" w:rsidRDefault="002A2D57" w:rsidP="00216665">
            <w:pP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SessionEstablish</w:t>
            </w:r>
          </w:p>
        </w:tc>
        <w:tc>
          <w:tcPr>
            <w:tcW w:w="460" w:type="dxa"/>
            <w:tcBorders>
              <w:top w:val="nil"/>
              <w:left w:val="nil"/>
              <w:bottom w:val="single" w:sz="4" w:space="0" w:color="auto"/>
              <w:right w:val="single" w:sz="4" w:space="0" w:color="auto"/>
            </w:tcBorders>
            <w:shd w:val="clear" w:color="auto" w:fill="auto"/>
            <w:noWrap/>
            <w:vAlign w:val="bottom"/>
          </w:tcPr>
          <w:p w14:paraId="64999E94" w14:textId="77777777" w:rsidR="002A2D57" w:rsidRPr="00216665" w:rsidRDefault="002A2D57" w:rsidP="00216665">
            <w:pPr>
              <w:rPr>
                <w:rFonts w:ascii="Calibri" w:eastAsia="Times New Roman" w:hAnsi="Calibri" w:cs="Times New Roman"/>
                <w:color w:val="000000"/>
                <w:sz w:val="22"/>
                <w:szCs w:val="22"/>
                <w:lang w:val="en-US" w:eastAsia="hu-HU"/>
              </w:rPr>
            </w:pPr>
          </w:p>
        </w:tc>
        <w:tc>
          <w:tcPr>
            <w:tcW w:w="433" w:type="dxa"/>
            <w:tcBorders>
              <w:top w:val="nil"/>
              <w:left w:val="nil"/>
              <w:bottom w:val="single" w:sz="4" w:space="0" w:color="auto"/>
              <w:right w:val="single" w:sz="4" w:space="0" w:color="auto"/>
            </w:tcBorders>
            <w:shd w:val="clear" w:color="auto" w:fill="auto"/>
            <w:noWrap/>
            <w:vAlign w:val="bottom"/>
          </w:tcPr>
          <w:p w14:paraId="746575EB" w14:textId="77777777" w:rsidR="002A2D57" w:rsidRPr="00216665" w:rsidRDefault="002A2D57" w:rsidP="00216665">
            <w:pPr>
              <w:rPr>
                <w:rFonts w:ascii="Calibri" w:eastAsia="Times New Roman" w:hAnsi="Calibri" w:cs="Times New Roman"/>
                <w:sz w:val="22"/>
                <w:szCs w:val="22"/>
                <w:lang w:val="en-US" w:eastAsia="hu-HU"/>
              </w:rPr>
            </w:pPr>
          </w:p>
        </w:tc>
        <w:tc>
          <w:tcPr>
            <w:tcW w:w="505" w:type="dxa"/>
            <w:tcBorders>
              <w:top w:val="nil"/>
              <w:left w:val="nil"/>
              <w:bottom w:val="single" w:sz="4" w:space="0" w:color="auto"/>
              <w:right w:val="single" w:sz="4" w:space="0" w:color="auto"/>
            </w:tcBorders>
            <w:shd w:val="clear" w:color="auto" w:fill="auto"/>
            <w:noWrap/>
            <w:vAlign w:val="bottom"/>
          </w:tcPr>
          <w:p w14:paraId="7369B69F" w14:textId="77777777" w:rsidR="002A2D57" w:rsidRPr="00216665" w:rsidRDefault="002A2D57" w:rsidP="00216665">
            <w:pPr>
              <w:jc w:val="center"/>
              <w:rPr>
                <w:rFonts w:ascii="Calibri" w:eastAsia="Times New Roman" w:hAnsi="Calibri" w:cs="Times New Roman"/>
                <w:sz w:val="22"/>
                <w:szCs w:val="22"/>
                <w:lang w:val="en-US" w:eastAsia="hu-HU"/>
              </w:rPr>
            </w:pPr>
          </w:p>
        </w:tc>
        <w:tc>
          <w:tcPr>
            <w:tcW w:w="505" w:type="dxa"/>
            <w:tcBorders>
              <w:top w:val="nil"/>
              <w:left w:val="nil"/>
              <w:bottom w:val="single" w:sz="4" w:space="0" w:color="auto"/>
              <w:right w:val="single" w:sz="4" w:space="0" w:color="auto"/>
            </w:tcBorders>
            <w:shd w:val="clear" w:color="auto" w:fill="auto"/>
            <w:noWrap/>
            <w:vAlign w:val="bottom"/>
          </w:tcPr>
          <w:p w14:paraId="398FF483" w14:textId="77777777" w:rsidR="002A2D57" w:rsidRPr="00216665" w:rsidRDefault="002A2D57" w:rsidP="00216665">
            <w:pPr>
              <w:jc w:val="center"/>
              <w:rPr>
                <w:rFonts w:ascii="Calibri" w:eastAsia="Times New Roman" w:hAnsi="Calibri" w:cs="Times New Roman"/>
                <w:sz w:val="22"/>
                <w:szCs w:val="22"/>
                <w:lang w:val="en-US" w:eastAsia="hu-HU"/>
              </w:rPr>
            </w:pPr>
          </w:p>
        </w:tc>
        <w:tc>
          <w:tcPr>
            <w:tcW w:w="505" w:type="dxa"/>
            <w:tcBorders>
              <w:top w:val="nil"/>
              <w:left w:val="nil"/>
              <w:bottom w:val="single" w:sz="4" w:space="0" w:color="auto"/>
              <w:right w:val="single" w:sz="4" w:space="0" w:color="auto"/>
            </w:tcBorders>
            <w:shd w:val="clear" w:color="auto" w:fill="auto"/>
            <w:noWrap/>
            <w:vAlign w:val="bottom"/>
          </w:tcPr>
          <w:p w14:paraId="62A41E14" w14:textId="77777777" w:rsidR="002A2D57" w:rsidRPr="00216665" w:rsidRDefault="002A2D57" w:rsidP="00216665">
            <w:pPr>
              <w:jc w:val="center"/>
              <w:rPr>
                <w:rFonts w:ascii="Calibri" w:eastAsia="Times New Roman" w:hAnsi="Calibri" w:cs="Times New Roman"/>
                <w:sz w:val="22"/>
                <w:szCs w:val="22"/>
                <w:lang w:val="en-US" w:eastAsia="hu-HU"/>
              </w:rPr>
            </w:pPr>
          </w:p>
        </w:tc>
        <w:tc>
          <w:tcPr>
            <w:tcW w:w="505" w:type="dxa"/>
            <w:tcBorders>
              <w:top w:val="nil"/>
              <w:left w:val="nil"/>
              <w:bottom w:val="single" w:sz="4" w:space="0" w:color="auto"/>
              <w:right w:val="single" w:sz="4" w:space="0" w:color="auto"/>
            </w:tcBorders>
            <w:shd w:val="clear" w:color="auto" w:fill="auto"/>
            <w:noWrap/>
            <w:vAlign w:val="bottom"/>
          </w:tcPr>
          <w:p w14:paraId="4D22D2F6" w14:textId="44D9522B" w:rsidR="002A2D57" w:rsidRPr="00216665" w:rsidRDefault="002A2D57" w:rsidP="00216665">
            <w:pPr>
              <w:jc w:val="center"/>
              <w:rPr>
                <w:rFonts w:ascii="Calibri" w:eastAsia="Times New Roman" w:hAnsi="Calibri" w:cs="Times New Roman"/>
                <w:sz w:val="22"/>
                <w:szCs w:val="22"/>
                <w:lang w:val="en-US" w:eastAsia="hu-HU"/>
              </w:rPr>
            </w:pPr>
            <w:r>
              <w:rPr>
                <w:rFonts w:ascii="Calibri" w:eastAsia="Times New Roman" w:hAnsi="Calibri" w:cs="Times New Roman"/>
                <w:sz w:val="22"/>
                <w:szCs w:val="22"/>
                <w:lang w:val="en-US" w:eastAsia="hu-HU"/>
              </w:rPr>
              <w:t>C</w:t>
            </w:r>
          </w:p>
        </w:tc>
        <w:tc>
          <w:tcPr>
            <w:tcW w:w="505" w:type="dxa"/>
            <w:tcBorders>
              <w:top w:val="nil"/>
              <w:left w:val="nil"/>
              <w:bottom w:val="single" w:sz="4" w:space="0" w:color="auto"/>
              <w:right w:val="single" w:sz="4" w:space="0" w:color="auto"/>
            </w:tcBorders>
            <w:shd w:val="clear" w:color="auto" w:fill="auto"/>
            <w:noWrap/>
            <w:vAlign w:val="bottom"/>
          </w:tcPr>
          <w:p w14:paraId="4C03FE35" w14:textId="77777777" w:rsidR="002A2D57" w:rsidRPr="00216665" w:rsidRDefault="002A2D57" w:rsidP="00216665">
            <w:pPr>
              <w:jc w:val="center"/>
              <w:rPr>
                <w:rFonts w:ascii="Calibri" w:eastAsia="Times New Roman" w:hAnsi="Calibri" w:cs="Times New Roman"/>
                <w:sz w:val="22"/>
                <w:szCs w:val="22"/>
                <w:lang w:val="en-US" w:eastAsia="hu-HU"/>
              </w:rPr>
            </w:pPr>
          </w:p>
        </w:tc>
      </w:tr>
      <w:tr w:rsidR="002A2D57" w:rsidRPr="00216665" w14:paraId="3FC8A9F4" w14:textId="77777777" w:rsidTr="002A2D57">
        <w:trPr>
          <w:trHeight w:val="206"/>
        </w:trPr>
        <w:tc>
          <w:tcPr>
            <w:tcW w:w="4783" w:type="dxa"/>
            <w:tcBorders>
              <w:top w:val="nil"/>
              <w:left w:val="single" w:sz="4" w:space="0" w:color="auto"/>
              <w:bottom w:val="single" w:sz="4" w:space="0" w:color="auto"/>
              <w:right w:val="single" w:sz="4" w:space="0" w:color="auto"/>
            </w:tcBorders>
            <w:shd w:val="clear" w:color="auto" w:fill="000000" w:themeFill="text1"/>
            <w:noWrap/>
            <w:vAlign w:val="bottom"/>
          </w:tcPr>
          <w:p w14:paraId="49BE85C2" w14:textId="47874D58" w:rsidR="002A2D57" w:rsidRPr="002A2D57" w:rsidRDefault="002A2D57" w:rsidP="00216665">
            <w:pP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SessionManagement</w:t>
            </w:r>
          </w:p>
        </w:tc>
        <w:tc>
          <w:tcPr>
            <w:tcW w:w="460" w:type="dxa"/>
            <w:tcBorders>
              <w:top w:val="nil"/>
              <w:left w:val="nil"/>
              <w:bottom w:val="single" w:sz="4" w:space="0" w:color="auto"/>
              <w:right w:val="single" w:sz="4" w:space="0" w:color="auto"/>
            </w:tcBorders>
            <w:shd w:val="clear" w:color="auto" w:fill="auto"/>
            <w:noWrap/>
            <w:vAlign w:val="bottom"/>
          </w:tcPr>
          <w:p w14:paraId="2D1E32A4" w14:textId="77777777" w:rsidR="002A2D57" w:rsidRPr="00216665" w:rsidRDefault="002A2D57" w:rsidP="00216665">
            <w:pPr>
              <w:rPr>
                <w:rFonts w:ascii="Calibri" w:eastAsia="Times New Roman" w:hAnsi="Calibri" w:cs="Times New Roman"/>
                <w:color w:val="000000"/>
                <w:sz w:val="22"/>
                <w:szCs w:val="22"/>
                <w:lang w:val="en-US" w:eastAsia="hu-HU"/>
              </w:rPr>
            </w:pPr>
          </w:p>
        </w:tc>
        <w:tc>
          <w:tcPr>
            <w:tcW w:w="433" w:type="dxa"/>
            <w:tcBorders>
              <w:top w:val="nil"/>
              <w:left w:val="nil"/>
              <w:bottom w:val="single" w:sz="4" w:space="0" w:color="auto"/>
              <w:right w:val="single" w:sz="4" w:space="0" w:color="auto"/>
            </w:tcBorders>
            <w:shd w:val="clear" w:color="auto" w:fill="auto"/>
            <w:noWrap/>
            <w:vAlign w:val="bottom"/>
          </w:tcPr>
          <w:p w14:paraId="7A898090" w14:textId="77777777" w:rsidR="002A2D57" w:rsidRPr="00216665" w:rsidRDefault="002A2D57" w:rsidP="00216665">
            <w:pPr>
              <w:rPr>
                <w:rFonts w:ascii="Calibri" w:eastAsia="Times New Roman" w:hAnsi="Calibri" w:cs="Times New Roman"/>
                <w:sz w:val="22"/>
                <w:szCs w:val="22"/>
                <w:lang w:val="en-US" w:eastAsia="hu-HU"/>
              </w:rPr>
            </w:pPr>
          </w:p>
        </w:tc>
        <w:tc>
          <w:tcPr>
            <w:tcW w:w="505" w:type="dxa"/>
            <w:tcBorders>
              <w:top w:val="nil"/>
              <w:left w:val="nil"/>
              <w:bottom w:val="single" w:sz="4" w:space="0" w:color="auto"/>
              <w:right w:val="single" w:sz="4" w:space="0" w:color="auto"/>
            </w:tcBorders>
            <w:shd w:val="clear" w:color="auto" w:fill="auto"/>
            <w:noWrap/>
            <w:vAlign w:val="bottom"/>
          </w:tcPr>
          <w:p w14:paraId="0815FCFE" w14:textId="77777777" w:rsidR="002A2D57" w:rsidRPr="00216665" w:rsidRDefault="002A2D57" w:rsidP="00216665">
            <w:pPr>
              <w:jc w:val="center"/>
              <w:rPr>
                <w:rFonts w:ascii="Calibri" w:eastAsia="Times New Roman" w:hAnsi="Calibri" w:cs="Times New Roman"/>
                <w:sz w:val="22"/>
                <w:szCs w:val="22"/>
                <w:lang w:val="en-US" w:eastAsia="hu-HU"/>
              </w:rPr>
            </w:pPr>
          </w:p>
        </w:tc>
        <w:tc>
          <w:tcPr>
            <w:tcW w:w="505" w:type="dxa"/>
            <w:tcBorders>
              <w:top w:val="nil"/>
              <w:left w:val="nil"/>
              <w:bottom w:val="single" w:sz="4" w:space="0" w:color="auto"/>
              <w:right w:val="single" w:sz="4" w:space="0" w:color="auto"/>
            </w:tcBorders>
            <w:shd w:val="clear" w:color="auto" w:fill="auto"/>
            <w:noWrap/>
            <w:vAlign w:val="bottom"/>
          </w:tcPr>
          <w:p w14:paraId="4E97464F" w14:textId="77777777" w:rsidR="002A2D57" w:rsidRPr="00216665" w:rsidRDefault="002A2D57" w:rsidP="00216665">
            <w:pPr>
              <w:jc w:val="center"/>
              <w:rPr>
                <w:rFonts w:ascii="Calibri" w:eastAsia="Times New Roman" w:hAnsi="Calibri" w:cs="Times New Roman"/>
                <w:sz w:val="22"/>
                <w:szCs w:val="22"/>
                <w:lang w:val="en-US" w:eastAsia="hu-HU"/>
              </w:rPr>
            </w:pPr>
          </w:p>
        </w:tc>
        <w:tc>
          <w:tcPr>
            <w:tcW w:w="505" w:type="dxa"/>
            <w:tcBorders>
              <w:top w:val="nil"/>
              <w:left w:val="nil"/>
              <w:bottom w:val="single" w:sz="4" w:space="0" w:color="auto"/>
              <w:right w:val="single" w:sz="4" w:space="0" w:color="auto"/>
            </w:tcBorders>
            <w:shd w:val="clear" w:color="auto" w:fill="auto"/>
            <w:noWrap/>
            <w:vAlign w:val="bottom"/>
          </w:tcPr>
          <w:p w14:paraId="1C711AB8" w14:textId="77777777" w:rsidR="002A2D57" w:rsidRPr="00216665" w:rsidRDefault="002A2D57" w:rsidP="00216665">
            <w:pPr>
              <w:jc w:val="center"/>
              <w:rPr>
                <w:rFonts w:ascii="Calibri" w:eastAsia="Times New Roman" w:hAnsi="Calibri" w:cs="Times New Roman"/>
                <w:sz w:val="22"/>
                <w:szCs w:val="22"/>
                <w:lang w:val="en-US" w:eastAsia="hu-HU"/>
              </w:rPr>
            </w:pPr>
          </w:p>
        </w:tc>
        <w:tc>
          <w:tcPr>
            <w:tcW w:w="505" w:type="dxa"/>
            <w:tcBorders>
              <w:top w:val="nil"/>
              <w:left w:val="nil"/>
              <w:bottom w:val="single" w:sz="4" w:space="0" w:color="auto"/>
              <w:right w:val="single" w:sz="4" w:space="0" w:color="auto"/>
            </w:tcBorders>
            <w:shd w:val="clear" w:color="auto" w:fill="auto"/>
            <w:noWrap/>
            <w:vAlign w:val="bottom"/>
          </w:tcPr>
          <w:p w14:paraId="3A1ACC67" w14:textId="327DA139" w:rsidR="002A2D57" w:rsidRPr="00216665" w:rsidRDefault="002A2D57" w:rsidP="00216665">
            <w:pPr>
              <w:jc w:val="center"/>
              <w:rPr>
                <w:rFonts w:ascii="Calibri" w:eastAsia="Times New Roman" w:hAnsi="Calibri" w:cs="Times New Roman"/>
                <w:sz w:val="22"/>
                <w:szCs w:val="22"/>
                <w:lang w:val="en-US" w:eastAsia="hu-HU"/>
              </w:rPr>
            </w:pPr>
            <w:r>
              <w:rPr>
                <w:rFonts w:ascii="Calibri" w:eastAsia="Times New Roman" w:hAnsi="Calibri" w:cs="Times New Roman"/>
                <w:sz w:val="22"/>
                <w:szCs w:val="22"/>
                <w:lang w:val="en-US" w:eastAsia="hu-HU"/>
              </w:rPr>
              <w:t>C</w:t>
            </w:r>
          </w:p>
        </w:tc>
        <w:tc>
          <w:tcPr>
            <w:tcW w:w="505" w:type="dxa"/>
            <w:tcBorders>
              <w:top w:val="nil"/>
              <w:left w:val="nil"/>
              <w:bottom w:val="single" w:sz="4" w:space="0" w:color="auto"/>
              <w:right w:val="single" w:sz="4" w:space="0" w:color="auto"/>
            </w:tcBorders>
            <w:shd w:val="clear" w:color="auto" w:fill="auto"/>
            <w:noWrap/>
            <w:vAlign w:val="bottom"/>
          </w:tcPr>
          <w:p w14:paraId="312050CE" w14:textId="77777777" w:rsidR="002A2D57" w:rsidRPr="00216665" w:rsidRDefault="002A2D57" w:rsidP="00216665">
            <w:pPr>
              <w:jc w:val="center"/>
              <w:rPr>
                <w:rFonts w:ascii="Calibri" w:eastAsia="Times New Roman" w:hAnsi="Calibri" w:cs="Times New Roman"/>
                <w:sz w:val="22"/>
                <w:szCs w:val="22"/>
                <w:lang w:val="en-US" w:eastAsia="hu-HU"/>
              </w:rPr>
            </w:pPr>
          </w:p>
        </w:tc>
      </w:tr>
      <w:tr w:rsidR="00423D66" w:rsidRPr="00216665" w14:paraId="161B0A44" w14:textId="77777777" w:rsidTr="00CA2266">
        <w:trPr>
          <w:trHeight w:val="206"/>
        </w:trPr>
        <w:tc>
          <w:tcPr>
            <w:tcW w:w="4783" w:type="dxa"/>
            <w:tcBorders>
              <w:top w:val="nil"/>
              <w:left w:val="single" w:sz="4" w:space="0" w:color="auto"/>
              <w:bottom w:val="single" w:sz="4" w:space="0" w:color="auto"/>
              <w:right w:val="single" w:sz="4" w:space="0" w:color="auto"/>
            </w:tcBorders>
            <w:shd w:val="clear" w:color="auto" w:fill="auto"/>
            <w:noWrap/>
            <w:vAlign w:val="bottom"/>
          </w:tcPr>
          <w:p w14:paraId="3B27A24F" w14:textId="77777777" w:rsidR="00423D66" w:rsidRPr="002A2D57" w:rsidRDefault="00423D66" w:rsidP="00216665">
            <w:pPr>
              <w:rPr>
                <w:rFonts w:ascii="Calibri" w:eastAsia="Times New Roman" w:hAnsi="Calibri" w:cs="Times New Roman"/>
                <w:b/>
                <w:color w:val="FFFFFF" w:themeColor="background1"/>
                <w:sz w:val="22"/>
                <w:szCs w:val="22"/>
                <w:lang w:val="en-US" w:eastAsia="hu-HU"/>
              </w:rPr>
            </w:pPr>
          </w:p>
        </w:tc>
        <w:tc>
          <w:tcPr>
            <w:tcW w:w="460" w:type="dxa"/>
            <w:tcBorders>
              <w:top w:val="nil"/>
              <w:left w:val="nil"/>
              <w:bottom w:val="single" w:sz="4" w:space="0" w:color="auto"/>
              <w:right w:val="single" w:sz="4" w:space="0" w:color="auto"/>
            </w:tcBorders>
            <w:shd w:val="clear" w:color="auto" w:fill="auto"/>
            <w:noWrap/>
            <w:vAlign w:val="bottom"/>
          </w:tcPr>
          <w:p w14:paraId="7A8A8751" w14:textId="77777777" w:rsidR="00423D66" w:rsidRPr="00216665" w:rsidRDefault="00423D66" w:rsidP="00216665">
            <w:pPr>
              <w:rPr>
                <w:rFonts w:ascii="Calibri" w:eastAsia="Times New Roman" w:hAnsi="Calibri" w:cs="Times New Roman"/>
                <w:color w:val="000000"/>
                <w:sz w:val="22"/>
                <w:szCs w:val="22"/>
                <w:lang w:val="en-US" w:eastAsia="hu-HU"/>
              </w:rPr>
            </w:pPr>
          </w:p>
        </w:tc>
        <w:tc>
          <w:tcPr>
            <w:tcW w:w="433" w:type="dxa"/>
            <w:tcBorders>
              <w:top w:val="nil"/>
              <w:left w:val="nil"/>
              <w:bottom w:val="single" w:sz="4" w:space="0" w:color="auto"/>
              <w:right w:val="single" w:sz="4" w:space="0" w:color="auto"/>
            </w:tcBorders>
            <w:shd w:val="clear" w:color="auto" w:fill="auto"/>
            <w:noWrap/>
            <w:vAlign w:val="bottom"/>
          </w:tcPr>
          <w:p w14:paraId="2F761E5F" w14:textId="77777777" w:rsidR="00423D66" w:rsidRPr="00216665" w:rsidRDefault="00423D66" w:rsidP="00216665">
            <w:pPr>
              <w:rPr>
                <w:rFonts w:ascii="Calibri" w:eastAsia="Times New Roman" w:hAnsi="Calibri" w:cs="Times New Roman"/>
                <w:sz w:val="22"/>
                <w:szCs w:val="22"/>
                <w:lang w:val="en-US" w:eastAsia="hu-HU"/>
              </w:rPr>
            </w:pPr>
          </w:p>
        </w:tc>
        <w:tc>
          <w:tcPr>
            <w:tcW w:w="505" w:type="dxa"/>
            <w:tcBorders>
              <w:top w:val="nil"/>
              <w:left w:val="nil"/>
              <w:bottom w:val="single" w:sz="4" w:space="0" w:color="auto"/>
              <w:right w:val="single" w:sz="4" w:space="0" w:color="auto"/>
            </w:tcBorders>
            <w:shd w:val="clear" w:color="auto" w:fill="auto"/>
            <w:noWrap/>
            <w:vAlign w:val="bottom"/>
          </w:tcPr>
          <w:p w14:paraId="6177E45F" w14:textId="77777777" w:rsidR="00423D66" w:rsidRPr="00216665" w:rsidRDefault="00423D66" w:rsidP="00216665">
            <w:pPr>
              <w:jc w:val="center"/>
              <w:rPr>
                <w:rFonts w:ascii="Calibri" w:eastAsia="Times New Roman" w:hAnsi="Calibri" w:cs="Times New Roman"/>
                <w:sz w:val="22"/>
                <w:szCs w:val="22"/>
                <w:lang w:val="en-US" w:eastAsia="hu-HU"/>
              </w:rPr>
            </w:pPr>
          </w:p>
        </w:tc>
        <w:tc>
          <w:tcPr>
            <w:tcW w:w="505" w:type="dxa"/>
            <w:tcBorders>
              <w:top w:val="nil"/>
              <w:left w:val="nil"/>
              <w:bottom w:val="single" w:sz="4" w:space="0" w:color="auto"/>
              <w:right w:val="single" w:sz="4" w:space="0" w:color="auto"/>
            </w:tcBorders>
            <w:shd w:val="clear" w:color="auto" w:fill="auto"/>
            <w:noWrap/>
            <w:vAlign w:val="bottom"/>
          </w:tcPr>
          <w:p w14:paraId="4F8103C0" w14:textId="77777777" w:rsidR="00423D66" w:rsidRPr="00216665" w:rsidRDefault="00423D66" w:rsidP="00216665">
            <w:pPr>
              <w:jc w:val="center"/>
              <w:rPr>
                <w:rFonts w:ascii="Calibri" w:eastAsia="Times New Roman" w:hAnsi="Calibri" w:cs="Times New Roman"/>
                <w:sz w:val="22"/>
                <w:szCs w:val="22"/>
                <w:lang w:val="en-US" w:eastAsia="hu-HU"/>
              </w:rPr>
            </w:pPr>
          </w:p>
        </w:tc>
        <w:tc>
          <w:tcPr>
            <w:tcW w:w="505" w:type="dxa"/>
            <w:tcBorders>
              <w:top w:val="nil"/>
              <w:left w:val="nil"/>
              <w:bottom w:val="single" w:sz="4" w:space="0" w:color="auto"/>
              <w:right w:val="single" w:sz="4" w:space="0" w:color="auto"/>
            </w:tcBorders>
            <w:shd w:val="clear" w:color="auto" w:fill="auto"/>
            <w:noWrap/>
            <w:vAlign w:val="bottom"/>
          </w:tcPr>
          <w:p w14:paraId="2379C487" w14:textId="77777777" w:rsidR="00423D66" w:rsidRPr="00216665" w:rsidRDefault="00423D66" w:rsidP="00216665">
            <w:pPr>
              <w:jc w:val="center"/>
              <w:rPr>
                <w:rFonts w:ascii="Calibri" w:eastAsia="Times New Roman" w:hAnsi="Calibri" w:cs="Times New Roman"/>
                <w:sz w:val="22"/>
                <w:szCs w:val="22"/>
                <w:lang w:val="en-US" w:eastAsia="hu-HU"/>
              </w:rPr>
            </w:pPr>
          </w:p>
        </w:tc>
        <w:tc>
          <w:tcPr>
            <w:tcW w:w="505" w:type="dxa"/>
            <w:tcBorders>
              <w:top w:val="nil"/>
              <w:left w:val="nil"/>
              <w:bottom w:val="single" w:sz="4" w:space="0" w:color="auto"/>
              <w:right w:val="single" w:sz="4" w:space="0" w:color="auto"/>
            </w:tcBorders>
            <w:shd w:val="clear" w:color="auto" w:fill="auto"/>
            <w:noWrap/>
            <w:vAlign w:val="bottom"/>
          </w:tcPr>
          <w:p w14:paraId="1175387A" w14:textId="77777777" w:rsidR="00423D66" w:rsidRPr="00216665" w:rsidRDefault="00423D66" w:rsidP="00216665">
            <w:pPr>
              <w:jc w:val="center"/>
              <w:rPr>
                <w:rFonts w:ascii="Calibri" w:eastAsia="Times New Roman" w:hAnsi="Calibri" w:cs="Times New Roman"/>
                <w:sz w:val="22"/>
                <w:szCs w:val="22"/>
                <w:lang w:val="en-US" w:eastAsia="hu-HU"/>
              </w:rPr>
            </w:pPr>
          </w:p>
        </w:tc>
        <w:tc>
          <w:tcPr>
            <w:tcW w:w="505" w:type="dxa"/>
            <w:tcBorders>
              <w:top w:val="nil"/>
              <w:left w:val="nil"/>
              <w:bottom w:val="single" w:sz="4" w:space="0" w:color="auto"/>
              <w:right w:val="single" w:sz="4" w:space="0" w:color="auto"/>
            </w:tcBorders>
            <w:shd w:val="clear" w:color="auto" w:fill="auto"/>
            <w:noWrap/>
            <w:vAlign w:val="bottom"/>
          </w:tcPr>
          <w:p w14:paraId="59045418" w14:textId="77777777" w:rsidR="00423D66" w:rsidRPr="00216665" w:rsidRDefault="00423D66" w:rsidP="00216665">
            <w:pPr>
              <w:jc w:val="center"/>
              <w:rPr>
                <w:rFonts w:ascii="Calibri" w:eastAsia="Times New Roman" w:hAnsi="Calibri" w:cs="Times New Roman"/>
                <w:sz w:val="22"/>
                <w:szCs w:val="22"/>
                <w:lang w:val="en-US" w:eastAsia="hu-HU"/>
              </w:rPr>
            </w:pPr>
          </w:p>
        </w:tc>
      </w:tr>
      <w:tr w:rsidR="00CA2266" w:rsidRPr="00216665" w14:paraId="332FA01F" w14:textId="77777777" w:rsidTr="002A2D57">
        <w:trPr>
          <w:trHeight w:val="206"/>
        </w:trPr>
        <w:tc>
          <w:tcPr>
            <w:tcW w:w="4783" w:type="dxa"/>
            <w:tcBorders>
              <w:top w:val="nil"/>
              <w:left w:val="single" w:sz="4" w:space="0" w:color="auto"/>
              <w:bottom w:val="single" w:sz="4" w:space="0" w:color="auto"/>
              <w:right w:val="single" w:sz="4" w:space="0" w:color="auto"/>
            </w:tcBorders>
            <w:shd w:val="clear" w:color="auto" w:fill="808080" w:themeFill="background1" w:themeFillShade="80"/>
            <w:noWrap/>
            <w:vAlign w:val="bottom"/>
            <w:hideMark/>
          </w:tcPr>
          <w:p w14:paraId="3FBF1467" w14:textId="5605714A" w:rsidR="00CA2266" w:rsidRPr="002A2D57" w:rsidRDefault="00CA2266" w:rsidP="00216665">
            <w:pPr>
              <w:rPr>
                <w:rFonts w:ascii="Calibri" w:eastAsia="Times New Roman" w:hAnsi="Calibri" w:cs="Times New Roman"/>
                <w:b/>
                <w:color w:val="FFFFFF" w:themeColor="background1"/>
                <w:sz w:val="22"/>
                <w:szCs w:val="22"/>
                <w:lang w:val="en-US" w:eastAsia="hu-HU"/>
              </w:rPr>
            </w:pPr>
            <w:r w:rsidRPr="002A2D57">
              <w:rPr>
                <w:rFonts w:ascii="Calibri" w:eastAsia="Times New Roman" w:hAnsi="Calibri" w:cs="Times New Roman"/>
                <w:b/>
                <w:color w:val="FFFFFF" w:themeColor="background1"/>
                <w:sz w:val="22"/>
                <w:szCs w:val="22"/>
                <w:lang w:val="en-US" w:eastAsia="hu-HU"/>
              </w:rPr>
              <w:t>SimpleTemperature Service</w:t>
            </w:r>
          </w:p>
        </w:tc>
        <w:tc>
          <w:tcPr>
            <w:tcW w:w="460" w:type="dxa"/>
            <w:tcBorders>
              <w:top w:val="nil"/>
              <w:left w:val="nil"/>
              <w:bottom w:val="single" w:sz="4" w:space="0" w:color="auto"/>
              <w:right w:val="single" w:sz="4" w:space="0" w:color="auto"/>
            </w:tcBorders>
            <w:shd w:val="clear" w:color="auto" w:fill="auto"/>
            <w:noWrap/>
            <w:vAlign w:val="bottom"/>
            <w:hideMark/>
          </w:tcPr>
          <w:p w14:paraId="207E85D8" w14:textId="77777777" w:rsidR="00CA2266" w:rsidRPr="00216665" w:rsidRDefault="00CA2266" w:rsidP="00216665">
            <w:pPr>
              <w:rPr>
                <w:rFonts w:ascii="Calibri" w:eastAsia="Times New Roman" w:hAnsi="Calibri" w:cs="Times New Roman"/>
                <w:color w:val="000000"/>
                <w:sz w:val="22"/>
                <w:szCs w:val="22"/>
                <w:lang w:val="en-US" w:eastAsia="hu-HU"/>
              </w:rPr>
            </w:pPr>
            <w:r w:rsidRPr="00216665">
              <w:rPr>
                <w:rFonts w:ascii="Calibri" w:eastAsia="Times New Roman" w:hAnsi="Calibri" w:cs="Times New Roman"/>
                <w:color w:val="000000"/>
                <w:sz w:val="22"/>
                <w:szCs w:val="22"/>
                <w:lang w:val="en-US" w:eastAsia="hu-HU"/>
              </w:rPr>
              <w:t> </w:t>
            </w:r>
          </w:p>
        </w:tc>
        <w:tc>
          <w:tcPr>
            <w:tcW w:w="433" w:type="dxa"/>
            <w:tcBorders>
              <w:top w:val="nil"/>
              <w:left w:val="nil"/>
              <w:bottom w:val="single" w:sz="4" w:space="0" w:color="auto"/>
              <w:right w:val="single" w:sz="4" w:space="0" w:color="auto"/>
            </w:tcBorders>
            <w:shd w:val="clear" w:color="auto" w:fill="auto"/>
            <w:noWrap/>
            <w:vAlign w:val="bottom"/>
            <w:hideMark/>
          </w:tcPr>
          <w:p w14:paraId="30E17275" w14:textId="77777777" w:rsidR="00CA2266" w:rsidRPr="00216665" w:rsidRDefault="00CA2266" w:rsidP="00216665">
            <w:pP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3F0B4D1"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455863F"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700C144C"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FDA60D3"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 </w:t>
            </w:r>
          </w:p>
        </w:tc>
        <w:tc>
          <w:tcPr>
            <w:tcW w:w="505" w:type="dxa"/>
            <w:tcBorders>
              <w:top w:val="nil"/>
              <w:left w:val="nil"/>
              <w:bottom w:val="single" w:sz="4" w:space="0" w:color="auto"/>
              <w:right w:val="single" w:sz="4" w:space="0" w:color="auto"/>
            </w:tcBorders>
            <w:shd w:val="clear" w:color="auto" w:fill="auto"/>
            <w:noWrap/>
            <w:vAlign w:val="bottom"/>
            <w:hideMark/>
          </w:tcPr>
          <w:p w14:paraId="57C17197" w14:textId="77777777" w:rsidR="00CA2266" w:rsidRPr="00216665" w:rsidRDefault="00CA2266" w:rsidP="00216665">
            <w:pPr>
              <w:jc w:val="center"/>
              <w:rPr>
                <w:rFonts w:ascii="Calibri" w:eastAsia="Times New Roman" w:hAnsi="Calibri" w:cs="Times New Roman"/>
                <w:sz w:val="22"/>
                <w:szCs w:val="22"/>
                <w:lang w:val="en-US" w:eastAsia="hu-HU"/>
              </w:rPr>
            </w:pPr>
            <w:r w:rsidRPr="00216665">
              <w:rPr>
                <w:rFonts w:ascii="Calibri" w:eastAsia="Times New Roman" w:hAnsi="Calibri" w:cs="Times New Roman"/>
                <w:sz w:val="22"/>
                <w:szCs w:val="22"/>
                <w:lang w:val="en-US" w:eastAsia="hu-HU"/>
              </w:rPr>
              <w:t>P/C</w:t>
            </w:r>
          </w:p>
        </w:tc>
      </w:tr>
    </w:tbl>
    <w:p w14:paraId="6CEFBC75" w14:textId="77777777" w:rsidR="009E5805" w:rsidRPr="00CD480D" w:rsidRDefault="009E5805" w:rsidP="009E5805">
      <w:pPr>
        <w:jc w:val="both"/>
        <w:rPr>
          <w:lang w:val="en-US" w:eastAsia="en-US"/>
        </w:rPr>
      </w:pPr>
    </w:p>
    <w:p w14:paraId="05603A72" w14:textId="2CFF27C9" w:rsidR="001818A4" w:rsidRPr="00CD480D" w:rsidRDefault="001818A4" w:rsidP="009E5805">
      <w:pPr>
        <w:jc w:val="both"/>
        <w:rPr>
          <w:lang w:val="en-US" w:eastAsia="en-US"/>
        </w:rPr>
      </w:pPr>
      <w:r w:rsidRPr="00CD480D">
        <w:rPr>
          <w:b/>
          <w:lang w:val="en-US" w:eastAsia="en-US"/>
        </w:rPr>
        <w:t>To conclude</w:t>
      </w:r>
      <w:r w:rsidR="00423D66">
        <w:rPr>
          <w:lang w:val="en-US" w:eastAsia="en-US"/>
        </w:rPr>
        <w:t xml:space="preserve">, Application Systems </w:t>
      </w:r>
      <w:r w:rsidRPr="00CD480D">
        <w:rPr>
          <w:lang w:val="en-US" w:eastAsia="en-US"/>
        </w:rPr>
        <w:t xml:space="preserve">only </w:t>
      </w:r>
      <w:r w:rsidR="00423D66">
        <w:rPr>
          <w:lang w:val="en-US" w:eastAsia="en-US"/>
        </w:rPr>
        <w:t xml:space="preserve">use </w:t>
      </w:r>
      <w:r w:rsidRPr="00CD480D">
        <w:rPr>
          <w:lang w:val="en-US" w:eastAsia="en-US"/>
        </w:rPr>
        <w:t xml:space="preserve">the Service Registry Service and the Orchestration Service to get </w:t>
      </w:r>
      <w:r w:rsidR="00CA2266">
        <w:rPr>
          <w:lang w:val="en-US" w:eastAsia="en-US"/>
        </w:rPr>
        <w:t>orchestration information</w:t>
      </w:r>
      <w:r w:rsidRPr="00CD480D">
        <w:rPr>
          <w:lang w:val="en-US" w:eastAsia="en-US"/>
        </w:rPr>
        <w:t xml:space="preserve"> in run-time. </w:t>
      </w:r>
    </w:p>
    <w:p w14:paraId="2CAF9DF6" w14:textId="2D3613DD" w:rsidR="00EA7F05" w:rsidRPr="00CD480D" w:rsidRDefault="00EA7F05" w:rsidP="009E5805">
      <w:pPr>
        <w:jc w:val="both"/>
        <w:rPr>
          <w:lang w:val="en-US" w:eastAsia="en-US"/>
        </w:rPr>
      </w:pPr>
    </w:p>
    <w:p w14:paraId="43A9B159" w14:textId="05D102A5" w:rsidR="00EA7F05" w:rsidRPr="00CD480D" w:rsidRDefault="00EA7F05" w:rsidP="009E5805">
      <w:pPr>
        <w:jc w:val="both"/>
        <w:rPr>
          <w:lang w:val="en-US" w:eastAsia="en-US"/>
        </w:rPr>
      </w:pPr>
      <w:r w:rsidRPr="00CD480D">
        <w:rPr>
          <w:lang w:val="en-US" w:eastAsia="en-US"/>
        </w:rPr>
        <w:t xml:space="preserve">This approach alleviates the need to implement multiple Core Services interfaces in Application Systems: they only have to announce what Service they offer in the Service Registry and use the Orchestration Service to </w:t>
      </w:r>
      <w:r w:rsidR="004E7985" w:rsidRPr="00CD480D">
        <w:rPr>
          <w:lang w:val="en-US" w:eastAsia="en-US"/>
        </w:rPr>
        <w:t>acquire</w:t>
      </w:r>
      <w:r w:rsidRPr="00CD480D">
        <w:rPr>
          <w:lang w:val="en-US" w:eastAsia="en-US"/>
        </w:rPr>
        <w:t xml:space="preserve"> </w:t>
      </w:r>
      <w:r w:rsidR="00CA2266">
        <w:rPr>
          <w:lang w:val="en-US" w:eastAsia="en-US"/>
        </w:rPr>
        <w:t>orchestration information</w:t>
      </w:r>
      <w:r w:rsidRPr="00CD480D">
        <w:rPr>
          <w:lang w:val="en-US" w:eastAsia="en-US"/>
        </w:rPr>
        <w:t xml:space="preserve"> for operation in run-time. </w:t>
      </w:r>
    </w:p>
    <w:p w14:paraId="33FC8B07" w14:textId="14840663" w:rsidR="00EA7F05" w:rsidRPr="00CD480D" w:rsidRDefault="00EA7F05" w:rsidP="009E5805">
      <w:pPr>
        <w:jc w:val="both"/>
        <w:rPr>
          <w:lang w:val="en-US" w:eastAsia="en-US"/>
        </w:rPr>
      </w:pPr>
    </w:p>
    <w:p w14:paraId="79391441" w14:textId="4865EBFB" w:rsidR="0020277B" w:rsidRPr="00CD480D" w:rsidRDefault="00EA7F05" w:rsidP="00216665">
      <w:pPr>
        <w:jc w:val="both"/>
        <w:rPr>
          <w:i/>
          <w:lang w:val="en-US" w:eastAsia="en-US"/>
        </w:rPr>
      </w:pPr>
      <w:r w:rsidRPr="00CD480D">
        <w:rPr>
          <w:b/>
          <w:i/>
          <w:lang w:val="en-US" w:eastAsia="en-US"/>
        </w:rPr>
        <w:t>Note:</w:t>
      </w:r>
      <w:r w:rsidRPr="00CD480D">
        <w:rPr>
          <w:lang w:val="en-US" w:eastAsia="en-US"/>
        </w:rPr>
        <w:t xml:space="preserve"> It is fully transparent to Service Consumers whether the actual, orchestrated Service Provider is within its own Local Cloud or not. The network visibility and other addressability issues are </w:t>
      </w:r>
      <w:r w:rsidR="00C24AE1">
        <w:rPr>
          <w:lang w:val="en-US" w:eastAsia="en-US"/>
        </w:rPr>
        <w:t>resolved through the Gateway services (black).</w:t>
      </w:r>
      <w:r w:rsidR="0020277B" w:rsidRPr="00CD480D">
        <w:rPr>
          <w:i/>
          <w:lang w:val="en-US" w:eastAsia="en-US"/>
        </w:rPr>
        <w:br w:type="page"/>
      </w:r>
    </w:p>
    <w:p w14:paraId="75C071C9" w14:textId="19D6A5CF" w:rsidR="00AE50BA" w:rsidRPr="00CD480D" w:rsidRDefault="00F47EE2" w:rsidP="009F5CBA">
      <w:pPr>
        <w:pStyle w:val="Cmsor1"/>
      </w:pPr>
      <w:bookmarkStart w:id="15" w:name="_Toc459645645"/>
      <w:r w:rsidRPr="00CD480D">
        <w:lastRenderedPageBreak/>
        <w:t>Tasks, responsibilities and scope of functionalities</w:t>
      </w:r>
      <w:bookmarkEnd w:id="15"/>
    </w:p>
    <w:p w14:paraId="1F771C67" w14:textId="68E7386C" w:rsidR="00D412F3" w:rsidRPr="00CD480D" w:rsidRDefault="00216243" w:rsidP="0020277B">
      <w:pPr>
        <w:pStyle w:val="Cmsor2"/>
        <w:rPr>
          <w:lang w:val="en-US"/>
        </w:rPr>
      </w:pPr>
      <w:bookmarkStart w:id="16" w:name="_Toc459645646"/>
      <w:r>
        <w:rPr>
          <w:lang w:val="en-US"/>
        </w:rPr>
        <w:t>Service Registry (DNS-SD or MySQL based</w:t>
      </w:r>
      <w:r w:rsidR="0020277B" w:rsidRPr="00CD480D">
        <w:rPr>
          <w:lang w:val="en-US"/>
        </w:rPr>
        <w:t xml:space="preserve"> REST </w:t>
      </w:r>
      <w:r>
        <w:rPr>
          <w:lang w:val="en-US"/>
        </w:rPr>
        <w:t>module</w:t>
      </w:r>
      <w:r w:rsidR="0020277B" w:rsidRPr="00CD480D">
        <w:rPr>
          <w:lang w:val="en-US"/>
        </w:rPr>
        <w:t>)</w:t>
      </w:r>
      <w:r w:rsidR="00CF1117">
        <w:rPr>
          <w:lang w:val="en-US"/>
        </w:rPr>
        <w:t xml:space="preserve"> [1]</w:t>
      </w:r>
      <w:bookmarkEnd w:id="16"/>
      <w:r w:rsidR="00CF1117">
        <w:rPr>
          <w:lang w:val="en-US"/>
        </w:rPr>
        <w:t xml:space="preserve"> </w:t>
      </w:r>
    </w:p>
    <w:p w14:paraId="1956F8BD" w14:textId="164E4238" w:rsidR="00460675" w:rsidRPr="00CD480D" w:rsidRDefault="00460675" w:rsidP="000F2C9F">
      <w:pPr>
        <w:pStyle w:val="Szvegtrzs"/>
        <w:rPr>
          <w:lang w:val="en-US"/>
        </w:rPr>
      </w:pPr>
    </w:p>
    <w:p w14:paraId="534F0E26" w14:textId="32029D40" w:rsidR="00460675" w:rsidRPr="00CD480D" w:rsidRDefault="00460675" w:rsidP="000F2C9F">
      <w:pPr>
        <w:pStyle w:val="Szvegtrzs"/>
        <w:rPr>
          <w:lang w:val="en-US"/>
        </w:rPr>
      </w:pPr>
      <w:r w:rsidRPr="00CD480D">
        <w:rPr>
          <w:lang w:val="en-US"/>
        </w:rPr>
        <w:t>In the color coding</w:t>
      </w:r>
      <w:r w:rsidR="003619F8" w:rsidRPr="00CD480D">
        <w:rPr>
          <w:lang w:val="en-US"/>
        </w:rPr>
        <w:t xml:space="preserve"> of the Core Systems on figures</w:t>
      </w:r>
      <w:r w:rsidRPr="00CD480D">
        <w:rPr>
          <w:lang w:val="en-US"/>
        </w:rPr>
        <w:t xml:space="preserve">, the Service Registry (and its Services) bear the blue color. </w:t>
      </w:r>
    </w:p>
    <w:p w14:paraId="4EBA323F" w14:textId="77777777" w:rsidR="00460675" w:rsidRPr="00CD480D" w:rsidRDefault="00460675" w:rsidP="000F2C9F">
      <w:pPr>
        <w:pStyle w:val="Szvegtrzs"/>
        <w:rPr>
          <w:lang w:val="en-US"/>
        </w:rPr>
      </w:pPr>
    </w:p>
    <w:p w14:paraId="0E293911" w14:textId="70497FD6" w:rsidR="000F2C9F" w:rsidRPr="00CD480D" w:rsidRDefault="000F2C9F" w:rsidP="000F2C9F">
      <w:pPr>
        <w:pStyle w:val="Szvegtrzs"/>
        <w:rPr>
          <w:lang w:val="en-US"/>
        </w:rPr>
      </w:pPr>
      <w:r w:rsidRPr="00CD480D">
        <w:rPr>
          <w:lang w:val="en-US"/>
        </w:rPr>
        <w:t xml:space="preserve"> </w:t>
      </w:r>
      <w:r w:rsidR="0020277B" w:rsidRPr="00CD480D">
        <w:rPr>
          <w:lang w:val="en-US"/>
        </w:rPr>
        <w:t>The Service Registry bears the following responsibilities:</w:t>
      </w:r>
    </w:p>
    <w:p w14:paraId="0D5E4390" w14:textId="57EF13EB" w:rsidR="0020277B" w:rsidRPr="00CD480D" w:rsidRDefault="0020277B" w:rsidP="0020277B">
      <w:pPr>
        <w:pStyle w:val="Szvegtrzs"/>
        <w:numPr>
          <w:ilvl w:val="0"/>
          <w:numId w:val="14"/>
        </w:numPr>
        <w:rPr>
          <w:lang w:val="en-US"/>
        </w:rPr>
      </w:pPr>
      <w:r w:rsidRPr="00CD480D">
        <w:rPr>
          <w:lang w:val="en-US"/>
        </w:rPr>
        <w:t>It has to store all available Service offerings from currently active Systems.</w:t>
      </w:r>
    </w:p>
    <w:p w14:paraId="33708D92" w14:textId="1A9F32E0" w:rsidR="0020277B" w:rsidRPr="00CD480D" w:rsidRDefault="0020277B" w:rsidP="0020277B">
      <w:pPr>
        <w:pStyle w:val="Szvegtrzs"/>
        <w:numPr>
          <w:ilvl w:val="0"/>
          <w:numId w:val="14"/>
        </w:numPr>
        <w:rPr>
          <w:lang w:val="en-US"/>
        </w:rPr>
      </w:pPr>
      <w:r w:rsidRPr="00CD480D">
        <w:rPr>
          <w:lang w:val="en-US"/>
        </w:rPr>
        <w:t>Systems have to announce their presence in it, and the services they can offer.</w:t>
      </w:r>
    </w:p>
    <w:p w14:paraId="686F6D33" w14:textId="66C53514" w:rsidR="0020277B" w:rsidRPr="00CD480D" w:rsidRDefault="00B93016" w:rsidP="0020277B">
      <w:pPr>
        <w:pStyle w:val="Szvegtrzs"/>
        <w:numPr>
          <w:ilvl w:val="0"/>
          <w:numId w:val="14"/>
        </w:numPr>
        <w:rPr>
          <w:lang w:val="en-US"/>
        </w:rPr>
      </w:pPr>
      <w:r w:rsidRPr="00CD480D">
        <w:rPr>
          <w:lang w:val="en-US"/>
        </w:rPr>
        <w:t xml:space="preserve">The Service Registry </w:t>
      </w:r>
      <w:r w:rsidR="00C6093A" w:rsidRPr="00CD480D">
        <w:rPr>
          <w:lang w:val="en-US"/>
        </w:rPr>
        <w:t>must</w:t>
      </w:r>
      <w:r w:rsidRPr="00CD480D">
        <w:rPr>
          <w:lang w:val="en-US"/>
        </w:rPr>
        <w:t xml:space="preserve"> implement the first line of authorization control (using the TSIG key). </w:t>
      </w:r>
    </w:p>
    <w:p w14:paraId="2F9CDCE7" w14:textId="77777777" w:rsidR="0020277B" w:rsidRPr="00CD480D" w:rsidRDefault="0020277B" w:rsidP="0020277B">
      <w:pPr>
        <w:pStyle w:val="Szvegtrzs"/>
        <w:rPr>
          <w:lang w:val="en-US"/>
        </w:rPr>
      </w:pPr>
    </w:p>
    <w:p w14:paraId="64A94AD9" w14:textId="5C9CA92F" w:rsidR="0020277B" w:rsidRPr="00CD480D" w:rsidRDefault="0020277B" w:rsidP="000F2C9F">
      <w:pPr>
        <w:pStyle w:val="Szvegtrzs"/>
        <w:rPr>
          <w:lang w:val="en-US"/>
        </w:rPr>
      </w:pPr>
      <w:r w:rsidRPr="00CD480D">
        <w:rPr>
          <w:lang w:val="en-US"/>
        </w:rPr>
        <w:t>The Service Registry stores the following information:</w:t>
      </w:r>
    </w:p>
    <w:p w14:paraId="01135382" w14:textId="792D1EF2" w:rsidR="0020277B" w:rsidRPr="00CD480D" w:rsidRDefault="0020277B" w:rsidP="0020277B">
      <w:pPr>
        <w:pStyle w:val="Szvegtrzs"/>
        <w:numPr>
          <w:ilvl w:val="0"/>
          <w:numId w:val="13"/>
        </w:numPr>
        <w:rPr>
          <w:lang w:val="en-US"/>
        </w:rPr>
      </w:pPr>
      <w:r w:rsidRPr="00CD480D">
        <w:rPr>
          <w:lang w:val="en-US"/>
        </w:rPr>
        <w:t>Systems that have active Service offerings</w:t>
      </w:r>
    </w:p>
    <w:p w14:paraId="53091D74" w14:textId="328D8CEE" w:rsidR="00B93016" w:rsidRPr="00CD480D" w:rsidRDefault="00B93016" w:rsidP="0020277B">
      <w:pPr>
        <w:pStyle w:val="Szvegtrzs"/>
        <w:numPr>
          <w:ilvl w:val="0"/>
          <w:numId w:val="13"/>
        </w:numPr>
        <w:rPr>
          <w:lang w:val="en-US"/>
        </w:rPr>
      </w:pPr>
      <w:r w:rsidRPr="00CD480D">
        <w:rPr>
          <w:lang w:val="en-US"/>
        </w:rPr>
        <w:t>What Services are offered by each Systems</w:t>
      </w:r>
    </w:p>
    <w:p w14:paraId="7B644D91" w14:textId="3D0318AF" w:rsidR="00B93016" w:rsidRPr="00CD480D" w:rsidRDefault="00B93016" w:rsidP="0020277B">
      <w:pPr>
        <w:pStyle w:val="Szvegtrzs"/>
        <w:numPr>
          <w:ilvl w:val="0"/>
          <w:numId w:val="13"/>
        </w:numPr>
        <w:rPr>
          <w:lang w:val="en-US"/>
        </w:rPr>
      </w:pPr>
      <w:r w:rsidRPr="00CD480D">
        <w:rPr>
          <w:lang w:val="en-US"/>
        </w:rPr>
        <w:t>Every offered Service instance has a list of implemented interfaces and Service metadata associated with it</w:t>
      </w:r>
    </w:p>
    <w:p w14:paraId="08E7B165" w14:textId="77777777" w:rsidR="00B93016" w:rsidRPr="00CD480D" w:rsidRDefault="00B93016" w:rsidP="00B93016">
      <w:pPr>
        <w:pStyle w:val="Szvegtrzs"/>
        <w:rPr>
          <w:lang w:val="en-US"/>
        </w:rPr>
      </w:pPr>
    </w:p>
    <w:p w14:paraId="45C8D960" w14:textId="6A013587" w:rsidR="0020277B" w:rsidRPr="00CD480D" w:rsidRDefault="0020277B" w:rsidP="000F2C9F">
      <w:pPr>
        <w:pStyle w:val="Szvegtrzs"/>
        <w:rPr>
          <w:lang w:val="en-US"/>
        </w:rPr>
      </w:pPr>
      <w:r w:rsidRPr="00CD480D">
        <w:rPr>
          <w:lang w:val="en-US"/>
        </w:rPr>
        <w:t xml:space="preserve">The Service Registry has the following capabilities: </w:t>
      </w:r>
    </w:p>
    <w:p w14:paraId="4B6F7B7F" w14:textId="0991E988" w:rsidR="00B93016" w:rsidRPr="00CD480D" w:rsidRDefault="00B93016" w:rsidP="00B93016">
      <w:pPr>
        <w:pStyle w:val="Szvegtrzs"/>
        <w:numPr>
          <w:ilvl w:val="0"/>
          <w:numId w:val="15"/>
        </w:numPr>
        <w:rPr>
          <w:lang w:val="en-US"/>
        </w:rPr>
      </w:pPr>
      <w:r w:rsidRPr="00CD480D">
        <w:rPr>
          <w:lang w:val="en-US"/>
        </w:rPr>
        <w:t>Systems can register and revoke service offerings</w:t>
      </w:r>
    </w:p>
    <w:p w14:paraId="3DB8B47D" w14:textId="008DAB22" w:rsidR="00B93016" w:rsidRPr="00CD480D" w:rsidRDefault="00B93016" w:rsidP="00B93016">
      <w:pPr>
        <w:pStyle w:val="Szvegtrzs"/>
        <w:numPr>
          <w:ilvl w:val="0"/>
          <w:numId w:val="15"/>
        </w:numPr>
        <w:rPr>
          <w:lang w:val="en-US"/>
        </w:rPr>
      </w:pPr>
      <w:r w:rsidRPr="00CD480D">
        <w:rPr>
          <w:lang w:val="en-US"/>
        </w:rPr>
        <w:t>Periodical cleanup of the database to sort out invalid (offline) offers</w:t>
      </w:r>
    </w:p>
    <w:p w14:paraId="55EAEEDF" w14:textId="0CCCE4AB" w:rsidR="004D144B" w:rsidRPr="00CD480D" w:rsidRDefault="00CF1117" w:rsidP="00B93016">
      <w:pPr>
        <w:pStyle w:val="Szvegtrzs"/>
        <w:numPr>
          <w:ilvl w:val="0"/>
          <w:numId w:val="15"/>
        </w:numPr>
        <w:rPr>
          <w:lang w:val="en-US"/>
        </w:rPr>
      </w:pPr>
      <w:r w:rsidRPr="00CD480D">
        <w:rPr>
          <w:lang w:val="en-US"/>
        </w:rPr>
        <w:t>Detailed</w:t>
      </w:r>
      <w:r w:rsidR="004D144B" w:rsidRPr="00CD480D">
        <w:rPr>
          <w:lang w:val="en-US"/>
        </w:rPr>
        <w:t xml:space="preserve"> logging of operation</w:t>
      </w:r>
    </w:p>
    <w:p w14:paraId="6BB30A3A" w14:textId="05DA7B7F" w:rsidR="00052847" w:rsidRPr="00CD480D" w:rsidRDefault="00052847" w:rsidP="00052847">
      <w:pPr>
        <w:pStyle w:val="Szvegtrzs"/>
        <w:rPr>
          <w:lang w:val="en-US"/>
        </w:rPr>
      </w:pPr>
    </w:p>
    <w:p w14:paraId="29C06FDC" w14:textId="0E9A70C6" w:rsidR="00052847" w:rsidRPr="00CD480D" w:rsidRDefault="00052847" w:rsidP="00052847">
      <w:pPr>
        <w:pStyle w:val="Szvegtrzs"/>
        <w:rPr>
          <w:lang w:val="en-US"/>
        </w:rPr>
      </w:pPr>
      <w:r w:rsidRPr="00CD480D">
        <w:rPr>
          <w:lang w:val="en-US"/>
        </w:rPr>
        <w:t xml:space="preserve">The Service Registry offers the following </w:t>
      </w:r>
      <w:r w:rsidR="003619F8" w:rsidRPr="00CD480D">
        <w:rPr>
          <w:lang w:val="en-US"/>
        </w:rPr>
        <w:t>public Services for Application Systems:</w:t>
      </w:r>
    </w:p>
    <w:p w14:paraId="5F11E63C" w14:textId="1F3A6BC5" w:rsidR="00052847" w:rsidRPr="00CD480D" w:rsidRDefault="00216243" w:rsidP="00052847">
      <w:pPr>
        <w:pStyle w:val="Szvegtrzs"/>
        <w:numPr>
          <w:ilvl w:val="0"/>
          <w:numId w:val="18"/>
        </w:numPr>
        <w:rPr>
          <w:lang w:val="en-US"/>
        </w:rPr>
      </w:pPr>
      <w:r>
        <w:rPr>
          <w:lang w:val="en-US"/>
        </w:rPr>
        <w:t xml:space="preserve">ServiceDiscovery </w:t>
      </w:r>
      <w:r w:rsidR="00052847" w:rsidRPr="00CD480D">
        <w:rPr>
          <w:lang w:val="en-US"/>
        </w:rPr>
        <w:t>Service</w:t>
      </w:r>
      <w:r>
        <w:rPr>
          <w:lang w:val="en-US"/>
        </w:rPr>
        <w:t xml:space="preserve"> [2]</w:t>
      </w:r>
    </w:p>
    <w:p w14:paraId="3FDA3306" w14:textId="77777777" w:rsidR="0020277B" w:rsidRPr="00CD480D" w:rsidRDefault="0020277B" w:rsidP="000F2C9F">
      <w:pPr>
        <w:pStyle w:val="Szvegtrzs"/>
        <w:rPr>
          <w:lang w:val="en-US"/>
        </w:rPr>
      </w:pPr>
    </w:p>
    <w:p w14:paraId="0734C5FE" w14:textId="41710B3C" w:rsidR="0020277B" w:rsidRPr="00CD480D" w:rsidRDefault="0020277B" w:rsidP="000F2C9F">
      <w:pPr>
        <w:pStyle w:val="Szvegtrzs"/>
        <w:rPr>
          <w:lang w:val="en-US"/>
        </w:rPr>
      </w:pPr>
      <w:r w:rsidRPr="00CD480D">
        <w:rPr>
          <w:lang w:val="en-US"/>
        </w:rPr>
        <w:t>The Service Registry is implemented:</w:t>
      </w:r>
    </w:p>
    <w:p w14:paraId="06F219E9" w14:textId="724741EA" w:rsidR="000F2C9F" w:rsidRPr="00CD480D" w:rsidRDefault="00B93016" w:rsidP="00B93016">
      <w:pPr>
        <w:pStyle w:val="Szvegtrzs"/>
        <w:numPr>
          <w:ilvl w:val="0"/>
          <w:numId w:val="16"/>
        </w:numPr>
        <w:rPr>
          <w:lang w:val="en-US"/>
        </w:rPr>
      </w:pPr>
      <w:r w:rsidRPr="00CD480D">
        <w:rPr>
          <w:lang w:val="en-US"/>
        </w:rPr>
        <w:t>DNS-SD BIND server</w:t>
      </w:r>
      <w:r w:rsidR="00052847" w:rsidRPr="00CD480D">
        <w:rPr>
          <w:lang w:val="en-US"/>
        </w:rPr>
        <w:t xml:space="preserve"> </w:t>
      </w:r>
      <w:r w:rsidR="00216243">
        <w:rPr>
          <w:lang w:val="en-US"/>
        </w:rPr>
        <w:t xml:space="preserve">or a MySQL </w:t>
      </w:r>
      <w:r w:rsidR="00052847" w:rsidRPr="00CD480D">
        <w:rPr>
          <w:lang w:val="en-US"/>
        </w:rPr>
        <w:t>stores the entries</w:t>
      </w:r>
    </w:p>
    <w:p w14:paraId="4AF20FBF" w14:textId="18A500A7" w:rsidR="00B93016" w:rsidRPr="00CD480D" w:rsidRDefault="00B93016" w:rsidP="00B93016">
      <w:pPr>
        <w:pStyle w:val="Szvegtrzs"/>
        <w:numPr>
          <w:ilvl w:val="0"/>
          <w:numId w:val="16"/>
        </w:numPr>
        <w:rPr>
          <w:lang w:val="en-US"/>
        </w:rPr>
      </w:pPr>
      <w:r w:rsidRPr="00CD480D">
        <w:rPr>
          <w:lang w:val="en-US"/>
        </w:rPr>
        <w:t>Grizzly container based Jersey REST resources written in Java</w:t>
      </w:r>
    </w:p>
    <w:p w14:paraId="0D16CD8E" w14:textId="05DA3AFA" w:rsidR="004D144B" w:rsidRPr="00CD480D" w:rsidRDefault="004D144B" w:rsidP="00B93016">
      <w:pPr>
        <w:pStyle w:val="Szvegtrzs"/>
        <w:numPr>
          <w:ilvl w:val="0"/>
          <w:numId w:val="16"/>
        </w:numPr>
        <w:rPr>
          <w:lang w:val="en-US"/>
        </w:rPr>
      </w:pPr>
      <w:r w:rsidRPr="00CD480D">
        <w:rPr>
          <w:lang w:val="en-US"/>
        </w:rPr>
        <w:t>DNS-SD Java library</w:t>
      </w:r>
      <w:r w:rsidR="00216243">
        <w:rPr>
          <w:lang w:val="en-US"/>
        </w:rPr>
        <w:t xml:space="preserve"> or Hibernate ORM with MySQL connector</w:t>
      </w:r>
    </w:p>
    <w:p w14:paraId="26757F04" w14:textId="5C40F511" w:rsidR="00B93016" w:rsidRPr="00CD480D" w:rsidRDefault="00B93016" w:rsidP="00B93016">
      <w:pPr>
        <w:pStyle w:val="Szvegtrzs"/>
        <w:numPr>
          <w:ilvl w:val="0"/>
          <w:numId w:val="16"/>
        </w:numPr>
        <w:rPr>
          <w:lang w:val="en-US"/>
        </w:rPr>
      </w:pPr>
      <w:r w:rsidRPr="00CD480D">
        <w:rPr>
          <w:lang w:val="en-US"/>
        </w:rPr>
        <w:t>Periodical cleanup based on the success of a dummy HTTP/GET request to the IP:port entry (TimerTask of Java)</w:t>
      </w:r>
    </w:p>
    <w:p w14:paraId="236A9C0E" w14:textId="47CC0251" w:rsidR="0020277B" w:rsidRPr="00CD480D" w:rsidRDefault="00B93016" w:rsidP="002E2090">
      <w:pPr>
        <w:pStyle w:val="Szvegtrzs"/>
        <w:numPr>
          <w:ilvl w:val="0"/>
          <w:numId w:val="16"/>
        </w:numPr>
        <w:rPr>
          <w:lang w:val="en-US"/>
        </w:rPr>
      </w:pPr>
      <w:r w:rsidRPr="00CD480D">
        <w:rPr>
          <w:lang w:val="en-US"/>
        </w:rPr>
        <w:t>Using SSL or unsecured</w:t>
      </w:r>
    </w:p>
    <w:p w14:paraId="7881ACB2" w14:textId="2CA6FD55" w:rsidR="004D144B" w:rsidRPr="00CD480D" w:rsidRDefault="004D144B" w:rsidP="002E2090">
      <w:pPr>
        <w:pStyle w:val="Szvegtrzs"/>
        <w:numPr>
          <w:ilvl w:val="0"/>
          <w:numId w:val="16"/>
        </w:numPr>
        <w:rPr>
          <w:lang w:val="en-US"/>
        </w:rPr>
      </w:pPr>
      <w:r w:rsidRPr="00CD480D">
        <w:rPr>
          <w:lang w:val="en-US"/>
        </w:rPr>
        <w:t>Detailed logging in SQL table (uses Log4J)</w:t>
      </w:r>
    </w:p>
    <w:p w14:paraId="17C57746" w14:textId="5124D4FF" w:rsidR="0020277B" w:rsidRPr="00CD480D" w:rsidRDefault="0020277B" w:rsidP="000F2C9F">
      <w:pPr>
        <w:pStyle w:val="Szvegtrzs"/>
        <w:rPr>
          <w:lang w:val="en-US"/>
        </w:rPr>
      </w:pPr>
    </w:p>
    <w:p w14:paraId="325092A0" w14:textId="442F6F75" w:rsidR="0020277B" w:rsidRPr="00CD480D" w:rsidRDefault="004D144B" w:rsidP="000F2C9F">
      <w:pPr>
        <w:pStyle w:val="Szvegtrzs"/>
        <w:rPr>
          <w:lang w:val="en-US"/>
        </w:rPr>
      </w:pPr>
      <w:r w:rsidRPr="00CD480D">
        <w:rPr>
          <w:lang w:val="en-US"/>
        </w:rPr>
        <w:t xml:space="preserve">The Service Registry has the following known limitations: </w:t>
      </w:r>
    </w:p>
    <w:p w14:paraId="6AD3A827" w14:textId="6B5C242D" w:rsidR="004D144B" w:rsidRDefault="004D144B" w:rsidP="004D144B">
      <w:pPr>
        <w:pStyle w:val="Szvegtrzs"/>
        <w:numPr>
          <w:ilvl w:val="0"/>
          <w:numId w:val="17"/>
        </w:numPr>
        <w:rPr>
          <w:lang w:val="en-US"/>
        </w:rPr>
      </w:pPr>
      <w:r w:rsidRPr="00CD480D">
        <w:rPr>
          <w:lang w:val="en-US"/>
        </w:rPr>
        <w:t xml:space="preserve">It </w:t>
      </w:r>
      <w:r w:rsidR="00216243">
        <w:rPr>
          <w:lang w:val="en-US"/>
        </w:rPr>
        <w:t>should rely</w:t>
      </w:r>
      <w:r w:rsidRPr="00CD480D">
        <w:rPr>
          <w:lang w:val="en-US"/>
        </w:rPr>
        <w:t xml:space="preserve"> on the DNS-SD server </w:t>
      </w:r>
      <w:r w:rsidR="00216243">
        <w:rPr>
          <w:lang w:val="en-US"/>
        </w:rPr>
        <w:t>for release versions</w:t>
      </w:r>
    </w:p>
    <w:p w14:paraId="48E4BF12" w14:textId="63CC3592" w:rsidR="00216243" w:rsidRPr="00CD480D" w:rsidRDefault="00216243" w:rsidP="004D144B">
      <w:pPr>
        <w:pStyle w:val="Szvegtrzs"/>
        <w:numPr>
          <w:ilvl w:val="0"/>
          <w:numId w:val="17"/>
        </w:numPr>
        <w:rPr>
          <w:lang w:val="en-US"/>
        </w:rPr>
      </w:pPr>
      <w:r>
        <w:rPr>
          <w:lang w:val="en-US"/>
        </w:rPr>
        <w:t>The development-aiding version relies on MySQ</w:t>
      </w:r>
      <w:r w:rsidR="00C6093A">
        <w:rPr>
          <w:lang w:val="en-US"/>
        </w:rPr>
        <w:t>L</w:t>
      </w:r>
      <w:r>
        <w:rPr>
          <w:lang w:val="en-US"/>
        </w:rPr>
        <w:t xml:space="preserve"> to support quick start with the Framework</w:t>
      </w:r>
    </w:p>
    <w:p w14:paraId="37CA6CE0" w14:textId="2BE8EBAD" w:rsidR="004D144B" w:rsidRPr="00CD480D" w:rsidRDefault="004D144B" w:rsidP="004D144B">
      <w:pPr>
        <w:rPr>
          <w:lang w:val="en-US"/>
        </w:rPr>
      </w:pPr>
      <w:r w:rsidRPr="00CD480D">
        <w:rPr>
          <w:lang w:val="en-US"/>
        </w:rPr>
        <w:br w:type="page"/>
      </w:r>
    </w:p>
    <w:p w14:paraId="69B740E3" w14:textId="6CAF5FA7" w:rsidR="00F128C9" w:rsidRPr="00CD480D" w:rsidRDefault="00F128C9" w:rsidP="00F128C9">
      <w:pPr>
        <w:pStyle w:val="Cmsor2"/>
        <w:rPr>
          <w:lang w:val="en-US"/>
        </w:rPr>
      </w:pPr>
      <w:bookmarkStart w:id="17" w:name="_Toc459645647"/>
      <w:r w:rsidRPr="00CD480D">
        <w:rPr>
          <w:lang w:val="en-US"/>
        </w:rPr>
        <w:lastRenderedPageBreak/>
        <w:t>Authorization System</w:t>
      </w:r>
      <w:r w:rsidR="00CF1117">
        <w:rPr>
          <w:lang w:val="en-US"/>
        </w:rPr>
        <w:t xml:space="preserve"> [4]</w:t>
      </w:r>
      <w:bookmarkEnd w:id="17"/>
    </w:p>
    <w:p w14:paraId="364131A3" w14:textId="77777777" w:rsidR="00F128C9" w:rsidRPr="00CD480D" w:rsidRDefault="00F128C9" w:rsidP="00F128C9">
      <w:pPr>
        <w:pStyle w:val="Szvegtrzs"/>
        <w:rPr>
          <w:lang w:val="en-US"/>
        </w:rPr>
      </w:pPr>
    </w:p>
    <w:p w14:paraId="7E1A06A3" w14:textId="49BABB84" w:rsidR="00F128C9" w:rsidRPr="00CD480D" w:rsidRDefault="00F128C9" w:rsidP="00F128C9">
      <w:pPr>
        <w:pStyle w:val="Szvegtrzs"/>
        <w:rPr>
          <w:lang w:val="en-US"/>
        </w:rPr>
      </w:pPr>
      <w:r w:rsidRPr="00CD480D">
        <w:rPr>
          <w:lang w:val="en-US"/>
        </w:rPr>
        <w:t xml:space="preserve">In the color coding, the </w:t>
      </w:r>
      <w:r w:rsidR="00174249" w:rsidRPr="00CD480D">
        <w:rPr>
          <w:lang w:val="en-US"/>
        </w:rPr>
        <w:t>Authorization System</w:t>
      </w:r>
      <w:r w:rsidRPr="00CD480D">
        <w:rPr>
          <w:lang w:val="en-US"/>
        </w:rPr>
        <w:t xml:space="preserve"> (and its Services) </w:t>
      </w:r>
      <w:r w:rsidR="00174249" w:rsidRPr="00CD480D">
        <w:rPr>
          <w:lang w:val="en-US"/>
        </w:rPr>
        <w:t>is</w:t>
      </w:r>
      <w:r w:rsidR="006C77D7">
        <w:rPr>
          <w:lang w:val="en-US"/>
        </w:rPr>
        <w:t xml:space="preserve"> red.</w:t>
      </w:r>
    </w:p>
    <w:p w14:paraId="3A529783" w14:textId="4521BE42" w:rsidR="00F128C9" w:rsidRPr="00CD480D" w:rsidRDefault="00F128C9" w:rsidP="00F128C9">
      <w:pPr>
        <w:pStyle w:val="Szvegtrzs"/>
        <w:rPr>
          <w:lang w:val="en-US"/>
        </w:rPr>
      </w:pPr>
      <w:r w:rsidRPr="00CD480D">
        <w:rPr>
          <w:lang w:val="en-US"/>
        </w:rPr>
        <w:t>As its name su</w:t>
      </w:r>
      <w:r w:rsidR="00C6093A">
        <w:rPr>
          <w:lang w:val="en-US"/>
        </w:rPr>
        <w:t>ggests, this Core System handles</w:t>
      </w:r>
      <w:r w:rsidRPr="00CD480D">
        <w:rPr>
          <w:lang w:val="en-US"/>
        </w:rPr>
        <w:t xml:space="preserve"> AA functionalities. It has two major scope of functionalities: </w:t>
      </w:r>
    </w:p>
    <w:p w14:paraId="0D8B5B74" w14:textId="77777777" w:rsidR="00F128C9" w:rsidRPr="00CD480D" w:rsidRDefault="00F128C9" w:rsidP="00F128C9">
      <w:pPr>
        <w:pStyle w:val="Szvegtrzs"/>
        <w:rPr>
          <w:lang w:val="en-US"/>
        </w:rPr>
      </w:pPr>
    </w:p>
    <w:p w14:paraId="370ED956" w14:textId="77777777" w:rsidR="00F128C9" w:rsidRPr="00CD480D" w:rsidRDefault="00F128C9" w:rsidP="00F128C9">
      <w:pPr>
        <w:pStyle w:val="Szvegtrzs"/>
        <w:rPr>
          <w:lang w:val="en-US"/>
        </w:rPr>
      </w:pPr>
      <w:r w:rsidRPr="00CD480D">
        <w:rPr>
          <w:lang w:val="en-US"/>
        </w:rPr>
        <w:t>The Authorization System bears the following responsibilities:</w:t>
      </w:r>
    </w:p>
    <w:p w14:paraId="4F25F9C2" w14:textId="23D78D96" w:rsidR="003619F8" w:rsidRPr="00CD480D" w:rsidRDefault="003619F8" w:rsidP="00F128C9">
      <w:pPr>
        <w:pStyle w:val="Szvegtrzs"/>
        <w:numPr>
          <w:ilvl w:val="0"/>
          <w:numId w:val="14"/>
        </w:numPr>
        <w:rPr>
          <w:lang w:val="en-US"/>
        </w:rPr>
      </w:pPr>
      <w:r w:rsidRPr="00CD480D">
        <w:rPr>
          <w:lang w:val="en-US"/>
        </w:rPr>
        <w:t>It provides the Orchestrator and Gatekeeper with authorization status of subjects</w:t>
      </w:r>
      <w:r w:rsidR="00216243">
        <w:rPr>
          <w:lang w:val="en-US"/>
        </w:rPr>
        <w:t xml:space="preserve"> (AuthorizationControl</w:t>
      </w:r>
      <w:r w:rsidR="00270EE0">
        <w:rPr>
          <w:lang w:val="en-US"/>
        </w:rPr>
        <w:t>M3</w:t>
      </w:r>
      <w:r w:rsidR="00216243">
        <w:rPr>
          <w:lang w:val="en-US"/>
        </w:rPr>
        <w:t xml:space="preserve"> service)</w:t>
      </w:r>
    </w:p>
    <w:p w14:paraId="045CFD47" w14:textId="289C806B" w:rsidR="003619F8" w:rsidRDefault="003619F8" w:rsidP="00F128C9">
      <w:pPr>
        <w:pStyle w:val="Szvegtrzs"/>
        <w:numPr>
          <w:ilvl w:val="0"/>
          <w:numId w:val="14"/>
        </w:numPr>
        <w:rPr>
          <w:lang w:val="en-US"/>
        </w:rPr>
      </w:pPr>
      <w:r w:rsidRPr="00CD480D">
        <w:rPr>
          <w:lang w:val="en-US"/>
        </w:rPr>
        <w:t>It generates authorization tokens during the orchestration process</w:t>
      </w:r>
    </w:p>
    <w:p w14:paraId="16F75274" w14:textId="77777777" w:rsidR="006C77D7" w:rsidRPr="00CD480D" w:rsidRDefault="006C77D7" w:rsidP="006C77D7">
      <w:pPr>
        <w:pStyle w:val="Szvegtrzs"/>
        <w:ind w:left="720"/>
        <w:rPr>
          <w:lang w:val="en-US"/>
        </w:rPr>
      </w:pPr>
    </w:p>
    <w:p w14:paraId="42D34BF7" w14:textId="0A97AD02" w:rsidR="00387B34" w:rsidRDefault="00387B34" w:rsidP="00387B34">
      <w:pPr>
        <w:pStyle w:val="Szvegtrzs"/>
        <w:rPr>
          <w:lang w:val="en-US"/>
        </w:rPr>
      </w:pPr>
      <w:r w:rsidRPr="00CD480D">
        <w:rPr>
          <w:lang w:val="en-US"/>
        </w:rPr>
        <w:t xml:space="preserve">The </w:t>
      </w:r>
      <w:r w:rsidR="001167E0">
        <w:rPr>
          <w:lang w:val="en-US"/>
        </w:rPr>
        <w:t>Authorization System</w:t>
      </w:r>
      <w:r w:rsidRPr="00CD480D">
        <w:rPr>
          <w:lang w:val="en-US"/>
        </w:rPr>
        <w:t xml:space="preserve"> offers the following public Services for Application Systems</w:t>
      </w:r>
      <w:r w:rsidR="00216243">
        <w:rPr>
          <w:lang w:val="en-US"/>
        </w:rPr>
        <w:t xml:space="preserve"> by default</w:t>
      </w:r>
      <w:r w:rsidRPr="00CD480D">
        <w:rPr>
          <w:lang w:val="en-US"/>
        </w:rPr>
        <w:t>:</w:t>
      </w:r>
      <w:r w:rsidR="001167E0">
        <w:rPr>
          <w:lang w:val="en-US"/>
        </w:rPr>
        <w:t xml:space="preserve"> </w:t>
      </w:r>
      <w:r w:rsidR="001167E0" w:rsidRPr="001167E0">
        <w:rPr>
          <w:b/>
          <w:lang w:val="en-US"/>
        </w:rPr>
        <w:t>none.</w:t>
      </w:r>
      <w:r w:rsidR="001167E0">
        <w:rPr>
          <w:lang w:val="en-US"/>
        </w:rPr>
        <w:t xml:space="preserve"> </w:t>
      </w:r>
    </w:p>
    <w:p w14:paraId="152A442B" w14:textId="11936024" w:rsidR="001167E0" w:rsidRPr="00CD480D" w:rsidRDefault="001167E0" w:rsidP="00387B34">
      <w:pPr>
        <w:pStyle w:val="Szvegtrzs"/>
        <w:rPr>
          <w:lang w:val="en-US"/>
        </w:rPr>
      </w:pPr>
      <w:r>
        <w:rPr>
          <w:lang w:val="en-US"/>
        </w:rPr>
        <w:t>The following Services are provided</w:t>
      </w:r>
      <w:r w:rsidR="00216243">
        <w:rPr>
          <w:lang w:val="en-US"/>
        </w:rPr>
        <w:t xml:space="preserve"> primarily</w:t>
      </w:r>
      <w:r>
        <w:rPr>
          <w:lang w:val="en-US"/>
        </w:rPr>
        <w:t xml:space="preserve"> for the Orchestrator System: </w:t>
      </w:r>
    </w:p>
    <w:p w14:paraId="5BE26EC1" w14:textId="2B28FC51" w:rsidR="00387B34" w:rsidRPr="00CD480D" w:rsidRDefault="00216243" w:rsidP="00387B34">
      <w:pPr>
        <w:pStyle w:val="Szvegtrzs"/>
        <w:numPr>
          <w:ilvl w:val="0"/>
          <w:numId w:val="19"/>
        </w:numPr>
        <w:rPr>
          <w:lang w:val="en-US"/>
        </w:rPr>
      </w:pPr>
      <w:r>
        <w:rPr>
          <w:lang w:val="en-US"/>
        </w:rPr>
        <w:t>Authorization</w:t>
      </w:r>
      <w:r w:rsidR="00387B34" w:rsidRPr="00CD480D">
        <w:rPr>
          <w:lang w:val="en-US"/>
        </w:rPr>
        <w:t>Control</w:t>
      </w:r>
      <w:r w:rsidR="00270EE0">
        <w:rPr>
          <w:lang w:val="en-US"/>
        </w:rPr>
        <w:t>M3</w:t>
      </w:r>
      <w:r w:rsidR="00387B34" w:rsidRPr="00CD480D">
        <w:rPr>
          <w:lang w:val="en-US"/>
        </w:rPr>
        <w:t xml:space="preserve"> Service</w:t>
      </w:r>
      <w:r>
        <w:rPr>
          <w:lang w:val="en-US"/>
        </w:rPr>
        <w:t xml:space="preserve"> [5]</w:t>
      </w:r>
    </w:p>
    <w:p w14:paraId="02C93AF7" w14:textId="1000D74E" w:rsidR="00387B34" w:rsidRPr="00CD480D" w:rsidRDefault="00387B34" w:rsidP="00387B34">
      <w:pPr>
        <w:pStyle w:val="Szvegtrzs"/>
        <w:numPr>
          <w:ilvl w:val="0"/>
          <w:numId w:val="19"/>
        </w:numPr>
        <w:rPr>
          <w:lang w:val="en-US"/>
        </w:rPr>
      </w:pPr>
      <w:r w:rsidRPr="00CD480D">
        <w:rPr>
          <w:lang w:val="en-US"/>
        </w:rPr>
        <w:t>Token</w:t>
      </w:r>
      <w:r w:rsidR="00216243">
        <w:rPr>
          <w:lang w:val="en-US"/>
        </w:rPr>
        <w:t>Generation</w:t>
      </w:r>
      <w:r w:rsidRPr="00CD480D">
        <w:rPr>
          <w:lang w:val="en-US"/>
        </w:rPr>
        <w:t xml:space="preserve"> Service</w:t>
      </w:r>
      <w:r w:rsidR="00216243">
        <w:rPr>
          <w:lang w:val="en-US"/>
        </w:rPr>
        <w:t xml:space="preserve"> [7] </w:t>
      </w:r>
    </w:p>
    <w:p w14:paraId="70247846" w14:textId="77777777" w:rsidR="00F128C9" w:rsidRPr="00CD480D" w:rsidRDefault="00F128C9" w:rsidP="00F128C9">
      <w:pPr>
        <w:pStyle w:val="Szvegtrzs"/>
        <w:rPr>
          <w:lang w:val="en-US"/>
        </w:rPr>
      </w:pPr>
    </w:p>
    <w:p w14:paraId="42271422" w14:textId="77777777" w:rsidR="00F128C9" w:rsidRPr="00CD480D" w:rsidRDefault="00F128C9" w:rsidP="00F128C9">
      <w:pPr>
        <w:pStyle w:val="Szvegtrzs"/>
        <w:rPr>
          <w:lang w:val="en-US"/>
        </w:rPr>
      </w:pPr>
      <w:r w:rsidRPr="00CD480D">
        <w:rPr>
          <w:lang w:val="en-US"/>
        </w:rPr>
        <w:t>The Authorization System stores the following information:</w:t>
      </w:r>
    </w:p>
    <w:p w14:paraId="309BE230" w14:textId="6CAA389F" w:rsidR="003619F8" w:rsidRPr="00CD480D" w:rsidRDefault="003619F8" w:rsidP="003619F8">
      <w:pPr>
        <w:pStyle w:val="Szvegtrzs"/>
        <w:numPr>
          <w:ilvl w:val="0"/>
          <w:numId w:val="14"/>
        </w:numPr>
        <w:rPr>
          <w:lang w:val="en-US"/>
        </w:rPr>
      </w:pPr>
      <w:r w:rsidRPr="00CD480D">
        <w:rPr>
          <w:lang w:val="en-US"/>
        </w:rPr>
        <w:t>It stores authentication information for Application Systems in the Local Cloud (their certificate public key</w:t>
      </w:r>
      <w:r w:rsidR="00216243">
        <w:rPr>
          <w:lang w:val="en-US"/>
        </w:rPr>
        <w:t xml:space="preserve"> serialized in Base64 encoding</w:t>
      </w:r>
      <w:r w:rsidRPr="00CD480D">
        <w:rPr>
          <w:lang w:val="en-US"/>
        </w:rPr>
        <w:t>)</w:t>
      </w:r>
    </w:p>
    <w:p w14:paraId="1188BA2B" w14:textId="32779500" w:rsidR="003619F8" w:rsidRPr="00CD480D" w:rsidRDefault="003619F8" w:rsidP="003619F8">
      <w:pPr>
        <w:pStyle w:val="Szvegtrzs"/>
        <w:numPr>
          <w:ilvl w:val="0"/>
          <w:numId w:val="14"/>
        </w:numPr>
        <w:rPr>
          <w:lang w:val="en-US"/>
        </w:rPr>
      </w:pPr>
      <w:r w:rsidRPr="00CD480D">
        <w:rPr>
          <w:lang w:val="en-US"/>
        </w:rPr>
        <w:t>It stores intra-cloud access rights information for all Application Systems in the Local Cloud (which Systems as Consumers can access what Services at which Service Providers)</w:t>
      </w:r>
    </w:p>
    <w:p w14:paraId="455AC7F5" w14:textId="77777777" w:rsidR="003619F8" w:rsidRPr="00CD480D" w:rsidRDefault="003619F8" w:rsidP="003619F8">
      <w:pPr>
        <w:pStyle w:val="Szvegtrzs"/>
        <w:numPr>
          <w:ilvl w:val="0"/>
          <w:numId w:val="14"/>
        </w:numPr>
        <w:rPr>
          <w:lang w:val="en-US"/>
        </w:rPr>
      </w:pPr>
      <w:r w:rsidRPr="00CD480D">
        <w:rPr>
          <w:lang w:val="en-US"/>
        </w:rPr>
        <w:t>It stores inter-cloud access rights information (which Local Clouds are authorized to consumer Services from this Cloud’s Systems)</w:t>
      </w:r>
    </w:p>
    <w:p w14:paraId="0FF26286" w14:textId="77777777" w:rsidR="00F128C9" w:rsidRPr="00CD480D" w:rsidRDefault="00F128C9" w:rsidP="00F128C9">
      <w:pPr>
        <w:pStyle w:val="Szvegtrzs"/>
        <w:rPr>
          <w:lang w:val="en-US"/>
        </w:rPr>
      </w:pPr>
    </w:p>
    <w:p w14:paraId="60BA6500" w14:textId="77777777" w:rsidR="00F128C9" w:rsidRPr="00CD480D" w:rsidRDefault="00F128C9" w:rsidP="00F128C9">
      <w:pPr>
        <w:pStyle w:val="Szvegtrzs"/>
        <w:rPr>
          <w:lang w:val="en-US"/>
        </w:rPr>
      </w:pPr>
      <w:r w:rsidRPr="00CD480D">
        <w:rPr>
          <w:lang w:val="en-US"/>
        </w:rPr>
        <w:t xml:space="preserve">The Authorization System has the following capabilities: </w:t>
      </w:r>
    </w:p>
    <w:p w14:paraId="1ACC4E17" w14:textId="002DF785" w:rsidR="00F128C9" w:rsidRPr="00CD480D" w:rsidRDefault="00387B34" w:rsidP="00F128C9">
      <w:pPr>
        <w:pStyle w:val="Szvegtrzs"/>
        <w:numPr>
          <w:ilvl w:val="0"/>
          <w:numId w:val="15"/>
        </w:numPr>
        <w:rPr>
          <w:lang w:val="en-US"/>
        </w:rPr>
      </w:pPr>
      <w:r w:rsidRPr="00CD480D">
        <w:rPr>
          <w:lang w:val="en-US"/>
        </w:rPr>
        <w:t>To tell whether a</w:t>
      </w:r>
      <w:r w:rsidR="00216243">
        <w:rPr>
          <w:lang w:val="en-US"/>
        </w:rPr>
        <w:t xml:space="preserve"> given</w:t>
      </w:r>
      <w:r w:rsidRPr="00CD480D">
        <w:rPr>
          <w:lang w:val="en-US"/>
        </w:rPr>
        <w:t xml:space="preserve"> Consumer can access a Service of a Producer</w:t>
      </w:r>
    </w:p>
    <w:p w14:paraId="3EC44947" w14:textId="01623F75" w:rsidR="00387B34" w:rsidRPr="00CD480D" w:rsidRDefault="00387B34" w:rsidP="00F128C9">
      <w:pPr>
        <w:pStyle w:val="Szvegtrzs"/>
        <w:numPr>
          <w:ilvl w:val="0"/>
          <w:numId w:val="15"/>
        </w:numPr>
        <w:rPr>
          <w:lang w:val="en-US"/>
        </w:rPr>
      </w:pPr>
      <w:r w:rsidRPr="00CD480D">
        <w:rPr>
          <w:lang w:val="en-US"/>
        </w:rPr>
        <w:t xml:space="preserve">Generate </w:t>
      </w:r>
      <w:r w:rsidR="00216243">
        <w:rPr>
          <w:lang w:val="en-US"/>
        </w:rPr>
        <w:t xml:space="preserve">an </w:t>
      </w:r>
      <w:r w:rsidRPr="00CD480D">
        <w:rPr>
          <w:lang w:val="en-US"/>
        </w:rPr>
        <w:t>authorization token that validates this right and verifies that proper orchestration took place</w:t>
      </w:r>
    </w:p>
    <w:p w14:paraId="2ADC8161" w14:textId="77777777" w:rsidR="00F128C9" w:rsidRPr="00CD480D" w:rsidRDefault="00F128C9" w:rsidP="00F128C9">
      <w:pPr>
        <w:pStyle w:val="Szvegtrzs"/>
        <w:rPr>
          <w:lang w:val="en-US"/>
        </w:rPr>
      </w:pPr>
    </w:p>
    <w:p w14:paraId="31A3A406" w14:textId="52252CA8" w:rsidR="00F128C9" w:rsidRPr="00CD480D" w:rsidRDefault="00F128C9" w:rsidP="00387B34">
      <w:pPr>
        <w:pStyle w:val="Szvegtrzs"/>
        <w:rPr>
          <w:lang w:val="en-US"/>
        </w:rPr>
      </w:pPr>
      <w:r w:rsidRPr="00CD480D">
        <w:rPr>
          <w:lang w:val="en-US"/>
        </w:rPr>
        <w:t>The Authorization System is implemented:</w:t>
      </w:r>
    </w:p>
    <w:p w14:paraId="6DD83DC3" w14:textId="113006C6" w:rsidR="00F128C9" w:rsidRPr="00CD480D" w:rsidRDefault="00F128C9" w:rsidP="00F128C9">
      <w:pPr>
        <w:pStyle w:val="Szvegtrzs"/>
        <w:numPr>
          <w:ilvl w:val="0"/>
          <w:numId w:val="16"/>
        </w:numPr>
        <w:rPr>
          <w:lang w:val="en-US"/>
        </w:rPr>
      </w:pPr>
      <w:r w:rsidRPr="00CD480D">
        <w:rPr>
          <w:lang w:val="en-US"/>
        </w:rPr>
        <w:t>Grizzly container based Jersey REST resources written in Java</w:t>
      </w:r>
      <w:r w:rsidR="007E5556" w:rsidRPr="00CD480D">
        <w:rPr>
          <w:lang w:val="en-US"/>
        </w:rPr>
        <w:t>: it has its own port and URL structure</w:t>
      </w:r>
    </w:p>
    <w:p w14:paraId="1BC65BE7" w14:textId="545B7DED" w:rsidR="00F128C9" w:rsidRPr="00CD480D" w:rsidRDefault="00387B34" w:rsidP="007E5556">
      <w:pPr>
        <w:pStyle w:val="Szvegtrzs"/>
        <w:numPr>
          <w:ilvl w:val="0"/>
          <w:numId w:val="13"/>
        </w:numPr>
        <w:rPr>
          <w:lang w:val="en-US"/>
        </w:rPr>
      </w:pPr>
      <w:r w:rsidRPr="00CD480D">
        <w:rPr>
          <w:lang w:val="en-US"/>
        </w:rPr>
        <w:t>MySQL server</w:t>
      </w:r>
      <w:r w:rsidR="007E5556" w:rsidRPr="00CD480D">
        <w:rPr>
          <w:lang w:val="en-US"/>
        </w:rPr>
        <w:t xml:space="preserve"> with Hibernate ORM</w:t>
      </w:r>
    </w:p>
    <w:p w14:paraId="7F559677" w14:textId="04A91CAB" w:rsidR="00387B34" w:rsidRPr="00CD480D" w:rsidRDefault="00F128C9" w:rsidP="00387B34">
      <w:pPr>
        <w:pStyle w:val="Szvegtrzs"/>
        <w:numPr>
          <w:ilvl w:val="0"/>
          <w:numId w:val="16"/>
        </w:numPr>
        <w:rPr>
          <w:lang w:val="en-US"/>
        </w:rPr>
      </w:pPr>
      <w:r w:rsidRPr="00CD480D">
        <w:rPr>
          <w:lang w:val="en-US"/>
        </w:rPr>
        <w:t>Using SSL or unsecured</w:t>
      </w:r>
      <w:r w:rsidR="00387B34" w:rsidRPr="00CD480D">
        <w:rPr>
          <w:lang w:val="en-US"/>
        </w:rPr>
        <w:t>; implemented with X.509 certificates and RSA encryption</w:t>
      </w:r>
    </w:p>
    <w:p w14:paraId="108B7715" w14:textId="77777777" w:rsidR="00F128C9" w:rsidRPr="00CD480D" w:rsidRDefault="00F128C9" w:rsidP="00F128C9">
      <w:pPr>
        <w:pStyle w:val="Szvegtrzs"/>
        <w:numPr>
          <w:ilvl w:val="0"/>
          <w:numId w:val="16"/>
        </w:numPr>
        <w:rPr>
          <w:lang w:val="en-US"/>
        </w:rPr>
      </w:pPr>
      <w:r w:rsidRPr="00CD480D">
        <w:rPr>
          <w:lang w:val="en-US"/>
        </w:rPr>
        <w:t>Detailed logging in SQL table (uses Log4J)</w:t>
      </w:r>
    </w:p>
    <w:p w14:paraId="51641A9F" w14:textId="77777777" w:rsidR="00F128C9" w:rsidRPr="00CD480D" w:rsidRDefault="00F128C9" w:rsidP="00F128C9">
      <w:pPr>
        <w:pStyle w:val="Szvegtrzs"/>
        <w:rPr>
          <w:lang w:val="en-US"/>
        </w:rPr>
      </w:pPr>
    </w:p>
    <w:p w14:paraId="085E363C" w14:textId="77777777" w:rsidR="00F128C9" w:rsidRPr="00CD480D" w:rsidRDefault="00F128C9" w:rsidP="00F128C9">
      <w:pPr>
        <w:pStyle w:val="Szvegtrzs"/>
        <w:rPr>
          <w:lang w:val="en-US"/>
        </w:rPr>
      </w:pPr>
      <w:r w:rsidRPr="00CD480D">
        <w:rPr>
          <w:lang w:val="en-US"/>
        </w:rPr>
        <w:t xml:space="preserve">The Authorization System has the following known limitations: </w:t>
      </w:r>
    </w:p>
    <w:p w14:paraId="21534190" w14:textId="268BFE7B" w:rsidR="00F128C9" w:rsidRPr="00CD480D" w:rsidRDefault="00F128C9" w:rsidP="00F128C9">
      <w:pPr>
        <w:pStyle w:val="Szvegtrzs"/>
        <w:numPr>
          <w:ilvl w:val="0"/>
          <w:numId w:val="17"/>
        </w:numPr>
        <w:rPr>
          <w:lang w:val="en-US"/>
        </w:rPr>
      </w:pPr>
      <w:r w:rsidRPr="00CD480D">
        <w:rPr>
          <w:lang w:val="en-US"/>
        </w:rPr>
        <w:t>The master Arrowhead certificate is currently self-signed (</w:t>
      </w:r>
      <w:r w:rsidR="00387B34" w:rsidRPr="00CD480D">
        <w:rPr>
          <w:lang w:val="en-US"/>
        </w:rPr>
        <w:t xml:space="preserve">should </w:t>
      </w:r>
      <w:r w:rsidRPr="00CD480D">
        <w:rPr>
          <w:lang w:val="en-US"/>
        </w:rPr>
        <w:t>be signed by a trusted global CA, such as VeriSign)</w:t>
      </w:r>
    </w:p>
    <w:p w14:paraId="0F825889" w14:textId="55B7AFEF" w:rsidR="00387B34" w:rsidRPr="00CD480D" w:rsidRDefault="00A11BAD" w:rsidP="00F128C9">
      <w:pPr>
        <w:pStyle w:val="Szvegtrzs"/>
        <w:numPr>
          <w:ilvl w:val="0"/>
          <w:numId w:val="17"/>
        </w:numPr>
        <w:rPr>
          <w:lang w:val="en-US"/>
        </w:rPr>
      </w:pPr>
      <w:r>
        <w:rPr>
          <w:lang w:val="en-US"/>
        </w:rPr>
        <w:t>It has a static database</w:t>
      </w:r>
    </w:p>
    <w:p w14:paraId="1206F9C5" w14:textId="77777777" w:rsidR="00F128C9" w:rsidRPr="00CD480D" w:rsidRDefault="00F128C9" w:rsidP="00F128C9">
      <w:pPr>
        <w:rPr>
          <w:lang w:val="en-US"/>
        </w:rPr>
      </w:pPr>
      <w:r w:rsidRPr="00CD480D">
        <w:rPr>
          <w:lang w:val="en-US"/>
        </w:rPr>
        <w:br w:type="page"/>
      </w:r>
    </w:p>
    <w:p w14:paraId="56F9C07C" w14:textId="26AF377C" w:rsidR="00F128C9" w:rsidRPr="00CD480D" w:rsidRDefault="00F128C9" w:rsidP="00F128C9">
      <w:pPr>
        <w:pStyle w:val="Cmsor2"/>
        <w:rPr>
          <w:lang w:val="en-US"/>
        </w:rPr>
      </w:pPr>
      <w:bookmarkStart w:id="18" w:name="_Toc459645648"/>
      <w:r w:rsidRPr="00CD480D">
        <w:rPr>
          <w:lang w:val="en-US"/>
        </w:rPr>
        <w:lastRenderedPageBreak/>
        <w:t>Gatekeeper System</w:t>
      </w:r>
      <w:r w:rsidR="00CF1117">
        <w:rPr>
          <w:lang w:val="en-US"/>
        </w:rPr>
        <w:t xml:space="preserve"> [9]</w:t>
      </w:r>
      <w:bookmarkEnd w:id="18"/>
    </w:p>
    <w:p w14:paraId="465A3ACD" w14:textId="77777777" w:rsidR="00F128C9" w:rsidRPr="00CD480D" w:rsidRDefault="00F128C9" w:rsidP="00F128C9">
      <w:pPr>
        <w:pStyle w:val="Szvegtrzs"/>
        <w:rPr>
          <w:lang w:val="en-US"/>
        </w:rPr>
      </w:pPr>
    </w:p>
    <w:p w14:paraId="0E8E9794" w14:textId="381C1353" w:rsidR="00F128C9" w:rsidRPr="00CD480D" w:rsidRDefault="00F128C9" w:rsidP="00F128C9">
      <w:pPr>
        <w:pStyle w:val="Szvegtrzs"/>
        <w:rPr>
          <w:lang w:val="en-US"/>
        </w:rPr>
      </w:pPr>
      <w:r w:rsidRPr="00CD480D">
        <w:rPr>
          <w:lang w:val="en-US"/>
        </w:rPr>
        <w:t xml:space="preserve">In the color coding, the Gatekeeper (and its Services) bear the yellow color. </w:t>
      </w:r>
    </w:p>
    <w:p w14:paraId="32159F49" w14:textId="3A034835" w:rsidR="00F128C9" w:rsidRPr="00CD480D" w:rsidRDefault="00F128C9" w:rsidP="00F128C9">
      <w:pPr>
        <w:pStyle w:val="Szvegtrzs"/>
        <w:rPr>
          <w:lang w:val="en-US"/>
        </w:rPr>
      </w:pPr>
      <w:r w:rsidRPr="00CD480D">
        <w:rPr>
          <w:lang w:val="en-US"/>
        </w:rPr>
        <w:t xml:space="preserve">This System </w:t>
      </w:r>
      <w:r w:rsidR="00387B34" w:rsidRPr="00CD480D">
        <w:rPr>
          <w:lang w:val="en-US"/>
        </w:rPr>
        <w:t xml:space="preserve">handles inter-Cloud service interactions by providing two core services to the Orchestrator. </w:t>
      </w:r>
    </w:p>
    <w:p w14:paraId="028C72A2" w14:textId="77777777" w:rsidR="00F128C9" w:rsidRPr="00CD480D" w:rsidRDefault="00F128C9" w:rsidP="00F128C9">
      <w:pPr>
        <w:pStyle w:val="Szvegtrzs"/>
        <w:rPr>
          <w:lang w:val="en-US"/>
        </w:rPr>
      </w:pPr>
    </w:p>
    <w:p w14:paraId="61165A36" w14:textId="6D834D13" w:rsidR="00F128C9" w:rsidRPr="00CD480D" w:rsidRDefault="00F128C9" w:rsidP="00F128C9">
      <w:pPr>
        <w:pStyle w:val="Szvegtrzs"/>
        <w:rPr>
          <w:lang w:val="en-US"/>
        </w:rPr>
      </w:pPr>
      <w:r w:rsidRPr="00CD480D">
        <w:rPr>
          <w:lang w:val="en-US"/>
        </w:rPr>
        <w:t xml:space="preserve">The </w:t>
      </w:r>
      <w:r w:rsidR="00387B34" w:rsidRPr="00CD480D">
        <w:rPr>
          <w:lang w:val="en-US"/>
        </w:rPr>
        <w:t>Gatekeeper</w:t>
      </w:r>
      <w:r w:rsidRPr="00CD480D">
        <w:rPr>
          <w:lang w:val="en-US"/>
        </w:rPr>
        <w:t xml:space="preserve"> System bears the following responsibilities:</w:t>
      </w:r>
    </w:p>
    <w:p w14:paraId="318FADA6" w14:textId="6B336947" w:rsidR="00F128C9" w:rsidRPr="00CD480D" w:rsidRDefault="00387B34" w:rsidP="00F128C9">
      <w:pPr>
        <w:pStyle w:val="Szvegtrzs"/>
        <w:numPr>
          <w:ilvl w:val="0"/>
          <w:numId w:val="14"/>
        </w:numPr>
        <w:rPr>
          <w:lang w:val="en-US"/>
        </w:rPr>
      </w:pPr>
      <w:r w:rsidRPr="00CD480D">
        <w:rPr>
          <w:lang w:val="en-US"/>
        </w:rPr>
        <w:t>Extends the Service discovery capabilities outside the Local Cloud</w:t>
      </w:r>
    </w:p>
    <w:p w14:paraId="3A196CE5" w14:textId="1761F184" w:rsidR="00F128C9" w:rsidRPr="00CD480D" w:rsidRDefault="007E5556" w:rsidP="00CF1117">
      <w:pPr>
        <w:pStyle w:val="Szvegtrzs"/>
        <w:numPr>
          <w:ilvl w:val="0"/>
          <w:numId w:val="14"/>
        </w:numPr>
        <w:rPr>
          <w:lang w:val="en-US"/>
        </w:rPr>
      </w:pPr>
      <w:r w:rsidRPr="00CD480D">
        <w:rPr>
          <w:lang w:val="en-US"/>
        </w:rPr>
        <w:t>Helps to e</w:t>
      </w:r>
      <w:r w:rsidR="00387B34" w:rsidRPr="00CD480D">
        <w:rPr>
          <w:lang w:val="en-US"/>
        </w:rPr>
        <w:t xml:space="preserve">stablish Service connections </w:t>
      </w:r>
      <w:r w:rsidRPr="00CD480D">
        <w:rPr>
          <w:lang w:val="en-US"/>
        </w:rPr>
        <w:t>by aiding the inter-cloud orchestration process</w:t>
      </w:r>
    </w:p>
    <w:p w14:paraId="237B1265" w14:textId="43C3861A" w:rsidR="007E5556" w:rsidRPr="00CD480D" w:rsidRDefault="007E5556" w:rsidP="00CF1117">
      <w:pPr>
        <w:pStyle w:val="Szvegtrzs"/>
        <w:numPr>
          <w:ilvl w:val="0"/>
          <w:numId w:val="14"/>
        </w:numPr>
        <w:rPr>
          <w:lang w:val="en-US"/>
        </w:rPr>
      </w:pPr>
      <w:r w:rsidRPr="00CD480D">
        <w:rPr>
          <w:lang w:val="en-US"/>
        </w:rPr>
        <w:t>Handles preferences in its two, above mentioned processes</w:t>
      </w:r>
    </w:p>
    <w:p w14:paraId="3EFC5F33" w14:textId="77777777" w:rsidR="00F27DA1" w:rsidRPr="00CD480D" w:rsidRDefault="00F27DA1" w:rsidP="00F27DA1">
      <w:pPr>
        <w:pStyle w:val="Szvegtrzs"/>
        <w:rPr>
          <w:lang w:val="en-US"/>
        </w:rPr>
      </w:pPr>
    </w:p>
    <w:p w14:paraId="7D2B603F" w14:textId="77777777" w:rsidR="00F27DA1" w:rsidRPr="00CD480D" w:rsidRDefault="007E5556" w:rsidP="007E5556">
      <w:pPr>
        <w:pStyle w:val="Szvegtrzs"/>
        <w:rPr>
          <w:b/>
          <w:lang w:val="en-US"/>
        </w:rPr>
      </w:pPr>
      <w:r w:rsidRPr="00CD480D">
        <w:rPr>
          <w:lang w:val="en-US"/>
        </w:rPr>
        <w:t xml:space="preserve">It offers the following public Services for Application Systems: </w:t>
      </w:r>
      <w:r w:rsidRPr="00CD480D">
        <w:rPr>
          <w:b/>
          <w:lang w:val="en-US"/>
        </w:rPr>
        <w:t>none.</w:t>
      </w:r>
    </w:p>
    <w:p w14:paraId="4E48188F" w14:textId="2DE80679" w:rsidR="007E5556" w:rsidRPr="00CD480D" w:rsidRDefault="00F27DA1" w:rsidP="007E5556">
      <w:pPr>
        <w:pStyle w:val="Szvegtrzs"/>
        <w:rPr>
          <w:lang w:val="en-US"/>
        </w:rPr>
      </w:pPr>
      <w:r w:rsidRPr="00CD480D">
        <w:rPr>
          <w:lang w:val="en-US"/>
        </w:rPr>
        <w:t>It offers the following Services for the Orchestrator:</w:t>
      </w:r>
      <w:r w:rsidR="007E5556" w:rsidRPr="00CD480D">
        <w:rPr>
          <w:lang w:val="en-US"/>
        </w:rPr>
        <w:t xml:space="preserve"> </w:t>
      </w:r>
    </w:p>
    <w:p w14:paraId="394D1E7C" w14:textId="1E48B837" w:rsidR="00F27DA1" w:rsidRPr="00CD480D" w:rsidRDefault="00F27DA1" w:rsidP="00F27DA1">
      <w:pPr>
        <w:pStyle w:val="Szvegtrzs"/>
        <w:numPr>
          <w:ilvl w:val="0"/>
          <w:numId w:val="21"/>
        </w:numPr>
        <w:rPr>
          <w:lang w:val="en-US"/>
        </w:rPr>
      </w:pPr>
      <w:r w:rsidRPr="00CD480D">
        <w:rPr>
          <w:lang w:val="en-US"/>
        </w:rPr>
        <w:t>GlobalServiceDiscovery</w:t>
      </w:r>
    </w:p>
    <w:p w14:paraId="43E5A0BC" w14:textId="047F4000" w:rsidR="00F27DA1" w:rsidRPr="00CD480D" w:rsidRDefault="00F27DA1" w:rsidP="00F27DA1">
      <w:pPr>
        <w:pStyle w:val="Szvegtrzs"/>
        <w:numPr>
          <w:ilvl w:val="0"/>
          <w:numId w:val="21"/>
        </w:numPr>
        <w:rPr>
          <w:lang w:val="en-US"/>
        </w:rPr>
      </w:pPr>
      <w:r w:rsidRPr="00CD480D">
        <w:rPr>
          <w:lang w:val="en-US"/>
        </w:rPr>
        <w:t>Inter-CloudNegotiations</w:t>
      </w:r>
    </w:p>
    <w:p w14:paraId="5B147D72" w14:textId="77777777" w:rsidR="007E5556" w:rsidRPr="00CD480D" w:rsidRDefault="007E5556" w:rsidP="00387B34">
      <w:pPr>
        <w:pStyle w:val="Szvegtrzs"/>
        <w:rPr>
          <w:lang w:val="en-US"/>
        </w:rPr>
      </w:pPr>
    </w:p>
    <w:p w14:paraId="7C736CA6" w14:textId="2CBEC348" w:rsidR="00F128C9" w:rsidRPr="00CD480D" w:rsidRDefault="00F128C9" w:rsidP="00F128C9">
      <w:pPr>
        <w:pStyle w:val="Szvegtrzs"/>
        <w:rPr>
          <w:lang w:val="en-US"/>
        </w:rPr>
      </w:pPr>
      <w:r w:rsidRPr="00CD480D">
        <w:rPr>
          <w:lang w:val="en-US"/>
        </w:rPr>
        <w:t xml:space="preserve">The </w:t>
      </w:r>
      <w:r w:rsidR="007E5556" w:rsidRPr="00CD480D">
        <w:rPr>
          <w:lang w:val="en-US"/>
        </w:rPr>
        <w:t>Gatekeeper</w:t>
      </w:r>
      <w:r w:rsidRPr="00CD480D">
        <w:rPr>
          <w:lang w:val="en-US"/>
        </w:rPr>
        <w:t xml:space="preserve"> System stores the following information:</w:t>
      </w:r>
    </w:p>
    <w:p w14:paraId="731C05E0" w14:textId="2C46B4A8" w:rsidR="00F128C9" w:rsidRPr="00CD480D" w:rsidRDefault="007E5556" w:rsidP="00F128C9">
      <w:pPr>
        <w:pStyle w:val="Szvegtrzs"/>
        <w:numPr>
          <w:ilvl w:val="0"/>
          <w:numId w:val="13"/>
        </w:numPr>
        <w:rPr>
          <w:lang w:val="en-US"/>
        </w:rPr>
      </w:pPr>
      <w:r w:rsidRPr="00CD480D">
        <w:rPr>
          <w:lang w:val="en-US"/>
        </w:rPr>
        <w:t>The neighborhood: which other Local Clouds are connected and can request Services from</w:t>
      </w:r>
    </w:p>
    <w:p w14:paraId="2D6806AB" w14:textId="77777777" w:rsidR="00F128C9" w:rsidRPr="00CD480D" w:rsidRDefault="00F128C9" w:rsidP="00F128C9">
      <w:pPr>
        <w:pStyle w:val="Szvegtrzs"/>
        <w:rPr>
          <w:lang w:val="en-US"/>
        </w:rPr>
      </w:pPr>
    </w:p>
    <w:p w14:paraId="36FCCB4D" w14:textId="5975566B" w:rsidR="00F128C9" w:rsidRPr="00CD480D" w:rsidRDefault="00F128C9" w:rsidP="00F128C9">
      <w:pPr>
        <w:pStyle w:val="Szvegtrzs"/>
        <w:rPr>
          <w:lang w:val="en-US"/>
        </w:rPr>
      </w:pPr>
      <w:bookmarkStart w:id="19" w:name="OLE_LINK15"/>
      <w:r w:rsidRPr="00CD480D">
        <w:rPr>
          <w:lang w:val="en-US"/>
        </w:rPr>
        <w:t xml:space="preserve">The </w:t>
      </w:r>
      <w:r w:rsidR="007E5556" w:rsidRPr="00CD480D">
        <w:rPr>
          <w:lang w:val="en-US"/>
        </w:rPr>
        <w:t>Gatekeeper</w:t>
      </w:r>
      <w:r w:rsidRPr="00CD480D">
        <w:rPr>
          <w:lang w:val="en-US"/>
        </w:rPr>
        <w:t xml:space="preserve"> System is implemented:</w:t>
      </w:r>
    </w:p>
    <w:p w14:paraId="52F22FCE" w14:textId="483D2383" w:rsidR="00F128C9" w:rsidRPr="00CD480D" w:rsidRDefault="00F128C9" w:rsidP="007E5556">
      <w:pPr>
        <w:pStyle w:val="Szvegtrzs"/>
        <w:numPr>
          <w:ilvl w:val="0"/>
          <w:numId w:val="13"/>
        </w:numPr>
        <w:rPr>
          <w:lang w:val="en-US"/>
        </w:rPr>
      </w:pPr>
      <w:r w:rsidRPr="00CD480D">
        <w:rPr>
          <w:lang w:val="en-US"/>
        </w:rPr>
        <w:t>Grizzly container based Jersey REST resources written in Java</w:t>
      </w:r>
      <w:r w:rsidR="007E5556" w:rsidRPr="00CD480D">
        <w:rPr>
          <w:lang w:val="en-US"/>
        </w:rPr>
        <w:t xml:space="preserve"> with Hibernate ORM</w:t>
      </w:r>
    </w:p>
    <w:p w14:paraId="0D229268" w14:textId="21E91F1C" w:rsidR="00F128C9" w:rsidRPr="00CD480D" w:rsidRDefault="00F128C9" w:rsidP="00F128C9">
      <w:pPr>
        <w:pStyle w:val="Szvegtrzs"/>
        <w:numPr>
          <w:ilvl w:val="0"/>
          <w:numId w:val="16"/>
        </w:numPr>
        <w:rPr>
          <w:lang w:val="en-US"/>
        </w:rPr>
      </w:pPr>
      <w:r w:rsidRPr="00CD480D">
        <w:rPr>
          <w:lang w:val="en-US"/>
        </w:rPr>
        <w:t>Using SSL or unsecured</w:t>
      </w:r>
      <w:r w:rsidR="00CF1117">
        <w:rPr>
          <w:lang w:val="en-US"/>
        </w:rPr>
        <w:t xml:space="preserve"> (communications between Gatekeepers are currently not secured)</w:t>
      </w:r>
    </w:p>
    <w:p w14:paraId="0257476C" w14:textId="77777777" w:rsidR="00F128C9" w:rsidRPr="00CD480D" w:rsidRDefault="00F128C9" w:rsidP="00F128C9">
      <w:pPr>
        <w:pStyle w:val="Szvegtrzs"/>
        <w:numPr>
          <w:ilvl w:val="0"/>
          <w:numId w:val="16"/>
        </w:numPr>
        <w:rPr>
          <w:lang w:val="en-US"/>
        </w:rPr>
      </w:pPr>
      <w:r w:rsidRPr="00CD480D">
        <w:rPr>
          <w:lang w:val="en-US"/>
        </w:rPr>
        <w:t>Detailed logging in SQL table (uses Log4J)</w:t>
      </w:r>
    </w:p>
    <w:bookmarkEnd w:id="19"/>
    <w:p w14:paraId="695BB114" w14:textId="77777777" w:rsidR="00F128C9" w:rsidRPr="00CD480D" w:rsidRDefault="00F128C9" w:rsidP="00F128C9">
      <w:pPr>
        <w:pStyle w:val="Szvegtrzs"/>
        <w:rPr>
          <w:lang w:val="en-US"/>
        </w:rPr>
      </w:pPr>
    </w:p>
    <w:p w14:paraId="7DA54AF8" w14:textId="18105078" w:rsidR="00F128C9" w:rsidRDefault="00F128C9" w:rsidP="00F128C9">
      <w:pPr>
        <w:pStyle w:val="Szvegtrzs"/>
        <w:rPr>
          <w:lang w:val="en-US"/>
        </w:rPr>
      </w:pPr>
      <w:r w:rsidRPr="00CD480D">
        <w:rPr>
          <w:lang w:val="en-US"/>
        </w:rPr>
        <w:t xml:space="preserve">The </w:t>
      </w:r>
      <w:r w:rsidR="007E5556" w:rsidRPr="00CD480D">
        <w:rPr>
          <w:lang w:val="en-US"/>
        </w:rPr>
        <w:t>Gatekeeper</w:t>
      </w:r>
      <w:r w:rsidRPr="00CD480D">
        <w:rPr>
          <w:lang w:val="en-US"/>
        </w:rPr>
        <w:t xml:space="preserve"> System has the following known limitations: </w:t>
      </w:r>
    </w:p>
    <w:p w14:paraId="44EBD70C" w14:textId="7BE95342" w:rsidR="00216243" w:rsidRPr="00CD480D" w:rsidRDefault="00216243" w:rsidP="00216243">
      <w:pPr>
        <w:pStyle w:val="Szvegtrzs"/>
        <w:numPr>
          <w:ilvl w:val="0"/>
          <w:numId w:val="26"/>
        </w:numPr>
        <w:rPr>
          <w:lang w:val="en-US"/>
        </w:rPr>
      </w:pPr>
      <w:r>
        <w:rPr>
          <w:lang w:val="en-US"/>
        </w:rPr>
        <w:t>Currently lack proper separation of its resources that are offered outwards and inwards to the Clous</w:t>
      </w:r>
    </w:p>
    <w:p w14:paraId="518C61A7" w14:textId="2F5BCCC3" w:rsidR="00F128C9" w:rsidRPr="00CD480D" w:rsidRDefault="00F128C9" w:rsidP="00F128C9">
      <w:pPr>
        <w:rPr>
          <w:lang w:val="en-US"/>
        </w:rPr>
      </w:pPr>
      <w:r w:rsidRPr="00CD480D">
        <w:rPr>
          <w:lang w:val="en-US"/>
        </w:rPr>
        <w:br w:type="page"/>
      </w:r>
    </w:p>
    <w:p w14:paraId="280A39A0" w14:textId="3AE89508" w:rsidR="00D25506" w:rsidRDefault="00D25506" w:rsidP="00F128C9">
      <w:pPr>
        <w:pStyle w:val="Cmsor2"/>
        <w:rPr>
          <w:lang w:val="en-US"/>
        </w:rPr>
      </w:pPr>
      <w:bookmarkStart w:id="20" w:name="_Toc459645650"/>
      <w:r>
        <w:rPr>
          <w:lang w:val="en-US"/>
        </w:rPr>
        <w:lastRenderedPageBreak/>
        <w:t>Gateway System</w:t>
      </w:r>
      <w:r w:rsidR="007E5DDB">
        <w:rPr>
          <w:lang w:val="en-US"/>
        </w:rPr>
        <w:t xml:space="preserve"> [13]</w:t>
      </w:r>
    </w:p>
    <w:p w14:paraId="07AA17DF" w14:textId="17B292B3" w:rsidR="00D7603F" w:rsidRDefault="00D7603F" w:rsidP="00D7603F">
      <w:pPr>
        <w:pStyle w:val="Szvegtrzs"/>
        <w:rPr>
          <w:lang w:val="en-US" w:eastAsia="en-US"/>
        </w:rPr>
      </w:pPr>
      <w:r>
        <w:rPr>
          <w:lang w:val="en-US" w:eastAsia="en-US"/>
        </w:rPr>
        <w:t>In the color coding, the Gateway (and its Services) are marked with the black color. This System is responsible for creating a data path between Application Systems in different Local Clouds, where network visibility is a problem. This is done with the help of a AMQP message broker.</w:t>
      </w:r>
    </w:p>
    <w:p w14:paraId="38B28CAF" w14:textId="77777777" w:rsidR="00134C29" w:rsidRDefault="00134C29" w:rsidP="00D7603F">
      <w:pPr>
        <w:pStyle w:val="Szvegtrzs"/>
        <w:rPr>
          <w:lang w:val="en-US" w:eastAsia="en-US"/>
        </w:rPr>
      </w:pPr>
    </w:p>
    <w:p w14:paraId="37C14C57" w14:textId="77777777" w:rsidR="00134C29" w:rsidRDefault="0065417E" w:rsidP="00D7603F">
      <w:pPr>
        <w:pStyle w:val="Szvegtrzs"/>
        <w:rPr>
          <w:lang w:val="en-US" w:eastAsia="en-US"/>
        </w:rPr>
      </w:pPr>
      <w:r>
        <w:rPr>
          <w:lang w:val="en-US" w:eastAsia="en-US"/>
        </w:rPr>
        <w:t>The SessionEstablish service is used by the Gatekeepers (on both consumer and provider sides). During a</w:t>
      </w:r>
      <w:r w:rsidR="00134C29">
        <w:rPr>
          <w:lang w:val="en-US" w:eastAsia="en-US"/>
        </w:rPr>
        <w:t>n inter-Cloud</w:t>
      </w:r>
      <w:r>
        <w:rPr>
          <w:lang w:val="en-US" w:eastAsia="en-US"/>
        </w:rPr>
        <w:t xml:space="preserve"> servicing instances, application systems </w:t>
      </w:r>
      <w:r w:rsidR="00134C29">
        <w:rPr>
          <w:lang w:val="en-US" w:eastAsia="en-US"/>
        </w:rPr>
        <w:t>(</w:t>
      </w:r>
      <w:r w:rsidR="00134C29">
        <w:rPr>
          <w:lang w:val="en-US" w:eastAsia="en-US"/>
        </w:rPr>
        <w:t>although</w:t>
      </w:r>
      <w:r w:rsidR="00134C29">
        <w:rPr>
          <w:lang w:val="en-US" w:eastAsia="en-US"/>
        </w:rPr>
        <w:t xml:space="preserve"> they are</w:t>
      </w:r>
      <w:r w:rsidR="00134C29">
        <w:rPr>
          <w:lang w:val="en-US" w:eastAsia="en-US"/>
        </w:rPr>
        <w:t xml:space="preserve"> </w:t>
      </w:r>
      <w:r w:rsidR="00134C29">
        <w:rPr>
          <w:lang w:val="en-US" w:eastAsia="en-US"/>
        </w:rPr>
        <w:t xml:space="preserve">not aware of this) are communicating with the Gateway System, through a socket dedicated for the given servicing instance. The Gateway Systems communicate through an AMQP message broker, forwarding the requests and responses of the application systems. </w:t>
      </w:r>
    </w:p>
    <w:p w14:paraId="3674D439" w14:textId="77777777" w:rsidR="00134C29" w:rsidRDefault="00134C29" w:rsidP="00D7603F">
      <w:pPr>
        <w:pStyle w:val="Szvegtrzs"/>
        <w:rPr>
          <w:lang w:val="en-US" w:eastAsia="en-US"/>
        </w:rPr>
      </w:pPr>
    </w:p>
    <w:p w14:paraId="73082EF7" w14:textId="226FBD2D" w:rsidR="00404F18" w:rsidRDefault="00134C29" w:rsidP="00D7603F">
      <w:pPr>
        <w:pStyle w:val="Szvegtrzs"/>
        <w:rPr>
          <w:lang w:val="en-US" w:eastAsia="en-US"/>
        </w:rPr>
      </w:pPr>
      <w:r>
        <w:rPr>
          <w:lang w:val="en-US" w:eastAsia="en-US"/>
        </w:rPr>
        <w:t>In secure mode, the Gateway Systems use payload encryption on the messages</w:t>
      </w:r>
      <w:r w:rsidR="00404F18">
        <w:rPr>
          <w:lang w:val="en-US" w:eastAsia="en-US"/>
        </w:rPr>
        <w:t>, in order to defend against malicious AMQP message brokers.</w:t>
      </w:r>
    </w:p>
    <w:p w14:paraId="33B92683" w14:textId="38EAB828" w:rsidR="00AA7BB3" w:rsidRDefault="00AA7BB3" w:rsidP="00D7603F">
      <w:pPr>
        <w:pStyle w:val="Szvegtrzs"/>
        <w:rPr>
          <w:lang w:val="en-US" w:eastAsia="en-US"/>
        </w:rPr>
      </w:pPr>
    </w:p>
    <w:p w14:paraId="1FA79EEA" w14:textId="16C74A41" w:rsidR="00AA7BB3" w:rsidRPr="00D7603F" w:rsidRDefault="00AA7BB3" w:rsidP="00D7603F">
      <w:pPr>
        <w:pStyle w:val="Szvegtrzs"/>
        <w:rPr>
          <w:lang w:val="en-US" w:eastAsia="en-US"/>
        </w:rPr>
      </w:pPr>
      <w:r>
        <w:rPr>
          <w:lang w:val="en-US" w:eastAsia="en-US"/>
        </w:rPr>
        <w:t>Further details about the inner workings of the Gateway System can be found in [13].</w:t>
      </w:r>
      <w:bookmarkStart w:id="21" w:name="_GoBack"/>
      <w:bookmarkEnd w:id="21"/>
    </w:p>
    <w:p w14:paraId="2A5B05F8" w14:textId="0A9F9B01" w:rsidR="00F128C9" w:rsidRPr="00CD480D" w:rsidRDefault="00F128C9" w:rsidP="00F128C9">
      <w:pPr>
        <w:pStyle w:val="Cmsor2"/>
        <w:rPr>
          <w:lang w:val="en-US"/>
        </w:rPr>
      </w:pPr>
      <w:r w:rsidRPr="00CD480D">
        <w:rPr>
          <w:lang w:val="en-US"/>
        </w:rPr>
        <w:t>Orchestrator System</w:t>
      </w:r>
      <w:r w:rsidR="00CF1117">
        <w:rPr>
          <w:lang w:val="en-US"/>
        </w:rPr>
        <w:t xml:space="preserve"> [10]</w:t>
      </w:r>
      <w:bookmarkEnd w:id="20"/>
    </w:p>
    <w:p w14:paraId="0100C20E" w14:textId="77777777" w:rsidR="00F128C9" w:rsidRPr="00CD480D" w:rsidRDefault="00F128C9" w:rsidP="00F128C9">
      <w:pPr>
        <w:pStyle w:val="Szvegtrzs"/>
        <w:rPr>
          <w:lang w:val="en-US"/>
        </w:rPr>
      </w:pPr>
    </w:p>
    <w:p w14:paraId="1C38AE2D" w14:textId="5EC64B09" w:rsidR="00F128C9" w:rsidRPr="00CD480D" w:rsidRDefault="00F27DA1" w:rsidP="002679DA">
      <w:pPr>
        <w:pStyle w:val="Szvegtrzs"/>
        <w:rPr>
          <w:lang w:val="en-US"/>
        </w:rPr>
      </w:pPr>
      <w:r w:rsidRPr="00CD480D">
        <w:rPr>
          <w:lang w:val="en-US"/>
        </w:rPr>
        <w:t xml:space="preserve">This Core System is used to fetch a special type of configurational data during run-time. In this generation, the Orchestrator bears the biggest responsibility in a Local Cloud. It is the primary decision-maker that is aware of the current conditions in the SoS. Its primary task is to allocate Service Providers to the Service Requests sent in by Systems. During this </w:t>
      </w:r>
      <w:r w:rsidRPr="00CD480D">
        <w:rPr>
          <w:b/>
          <w:i/>
          <w:lang w:val="en-US"/>
        </w:rPr>
        <w:t>orchestration process</w:t>
      </w:r>
      <w:r w:rsidRPr="00CD480D">
        <w:rPr>
          <w:lang w:val="en-US"/>
        </w:rPr>
        <w:t xml:space="preserve"> the Orchestrator consults with the other Core Systems and makes a decision based on the responses.</w:t>
      </w:r>
    </w:p>
    <w:p w14:paraId="6E460863" w14:textId="7BE6D0A4" w:rsidR="002679DA" w:rsidRPr="00CD480D" w:rsidRDefault="00F27DA1" w:rsidP="00804DF0">
      <w:pPr>
        <w:pStyle w:val="Szvegtrzs"/>
        <w:jc w:val="center"/>
        <w:rPr>
          <w:lang w:val="en-US"/>
        </w:rPr>
      </w:pPr>
      <w:r w:rsidRPr="00CD480D">
        <w:rPr>
          <w:noProof/>
          <w:lang w:val="hu-HU" w:eastAsia="hu-HU"/>
        </w:rPr>
        <w:drawing>
          <wp:inline distT="0" distB="0" distL="0" distR="0" wp14:anchorId="625367EC" wp14:editId="0B787E68">
            <wp:extent cx="5575935" cy="2835491"/>
            <wp:effectExtent l="0" t="0" r="5715" b="3175"/>
            <wp:docPr id="4" name="Kép 4" descr="D:\Archive\Munka\Arrowhead\Articles\Revision of the Framework\Orchestration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rchive\Munka\Arrowhead\Articles\Revision of the Framework\OrchestrationProcess.jpg"/>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5575935" cy="2835491"/>
                    </a:xfrm>
                    <a:prstGeom prst="rect">
                      <a:avLst/>
                    </a:prstGeom>
                    <a:noFill/>
                    <a:ln>
                      <a:noFill/>
                    </a:ln>
                  </pic:spPr>
                </pic:pic>
              </a:graphicData>
            </a:graphic>
          </wp:inline>
        </w:drawing>
      </w:r>
    </w:p>
    <w:p w14:paraId="672DA6E9" w14:textId="7C0F170E" w:rsidR="00F27DA1" w:rsidRPr="00CD480D" w:rsidRDefault="00F27DA1" w:rsidP="00804DF0">
      <w:pPr>
        <w:pStyle w:val="Szvegtrzs"/>
        <w:jc w:val="center"/>
        <w:rPr>
          <w:b/>
          <w:lang w:val="en-US"/>
        </w:rPr>
      </w:pPr>
      <w:r w:rsidRPr="00CD480D">
        <w:rPr>
          <w:b/>
          <w:lang w:val="en-US"/>
        </w:rPr>
        <w:t>Figure 7.</w:t>
      </w:r>
      <w:r w:rsidR="00CD480D" w:rsidRPr="00CD480D">
        <w:rPr>
          <w:b/>
          <w:lang w:val="en-US"/>
        </w:rPr>
        <w:t xml:space="preserve"> Overview of t</w:t>
      </w:r>
      <w:r w:rsidRPr="00CD480D">
        <w:rPr>
          <w:b/>
          <w:lang w:val="en-US"/>
        </w:rPr>
        <w:t xml:space="preserve">he Orchestration </w:t>
      </w:r>
      <w:r w:rsidR="00CD480D" w:rsidRPr="00CD480D">
        <w:rPr>
          <w:b/>
          <w:lang w:val="en-US"/>
        </w:rPr>
        <w:t>p</w:t>
      </w:r>
      <w:r w:rsidRPr="00CD480D">
        <w:rPr>
          <w:b/>
          <w:lang w:val="en-US"/>
        </w:rPr>
        <w:t>rocess</w:t>
      </w:r>
    </w:p>
    <w:p w14:paraId="551C88F9" w14:textId="05190FB8" w:rsidR="00F27DA1" w:rsidRPr="00CD480D" w:rsidRDefault="00F27DA1" w:rsidP="002679DA">
      <w:pPr>
        <w:pStyle w:val="Szvegtrzs"/>
        <w:rPr>
          <w:lang w:val="en-US"/>
        </w:rPr>
      </w:pPr>
    </w:p>
    <w:p w14:paraId="2D7CC78F" w14:textId="372AE404" w:rsidR="00F27DA1" w:rsidRDefault="00CD480D" w:rsidP="002679DA">
      <w:pPr>
        <w:pStyle w:val="Szvegtrzs"/>
        <w:rPr>
          <w:lang w:val="en-US"/>
        </w:rPr>
      </w:pPr>
      <w:r w:rsidRPr="00CD480D">
        <w:rPr>
          <w:lang w:val="en-US"/>
        </w:rPr>
        <w:lastRenderedPageBreak/>
        <w:t>This process is initiated by Application Systems, when one submits a Service Request Form</w:t>
      </w:r>
      <w:r w:rsidR="003D44CD">
        <w:rPr>
          <w:lang w:val="en-US"/>
        </w:rPr>
        <w:t xml:space="preserve"> which describes what is requested and how</w:t>
      </w:r>
      <w:r w:rsidRPr="00CD480D">
        <w:rPr>
          <w:lang w:val="en-US"/>
        </w:rPr>
        <w:t xml:space="preserve">. At the end, they receive an Orchestration Response, which details where the Consumer needs to connect to and other </w:t>
      </w:r>
      <w:r w:rsidR="00CF1117" w:rsidRPr="00CD480D">
        <w:rPr>
          <w:lang w:val="en-US"/>
        </w:rPr>
        <w:t>parameters</w:t>
      </w:r>
      <w:r w:rsidRPr="00CD480D">
        <w:rPr>
          <w:lang w:val="en-US"/>
        </w:rPr>
        <w:t xml:space="preserve"> necessary. </w:t>
      </w:r>
      <w:r w:rsidR="003D44CD">
        <w:rPr>
          <w:lang w:val="en-US"/>
        </w:rPr>
        <w:t xml:space="preserve">Further details can be found in [10] and [11]. </w:t>
      </w:r>
    </w:p>
    <w:p w14:paraId="499B4C8A" w14:textId="76EED0CB" w:rsidR="00F27DA1" w:rsidRDefault="00F27DA1" w:rsidP="002679DA">
      <w:pPr>
        <w:pStyle w:val="Szvegtrzs"/>
        <w:rPr>
          <w:lang w:val="en-US"/>
        </w:rPr>
      </w:pPr>
    </w:p>
    <w:p w14:paraId="42CCF428" w14:textId="50E49388" w:rsidR="00517983" w:rsidRPr="00517983" w:rsidRDefault="00517983" w:rsidP="002679DA">
      <w:pPr>
        <w:pStyle w:val="Szvegtrzs"/>
        <w:rPr>
          <w:i/>
          <w:lang w:val="en-US"/>
        </w:rPr>
      </w:pPr>
      <w:r w:rsidRPr="00517983">
        <w:rPr>
          <w:i/>
          <w:u w:val="single"/>
          <w:lang w:val="en-US"/>
        </w:rPr>
        <w:t>Note:</w:t>
      </w:r>
      <w:r w:rsidRPr="00517983">
        <w:rPr>
          <w:i/>
          <w:lang w:val="en-US"/>
        </w:rPr>
        <w:t xml:space="preserve"> As mentioned above, this orchestration is requested by Application Systems (“</w:t>
      </w:r>
      <w:r w:rsidR="004D6993">
        <w:rPr>
          <w:i/>
          <w:lang w:val="en-US"/>
        </w:rPr>
        <w:t xml:space="preserve">client </w:t>
      </w:r>
      <w:r w:rsidRPr="00517983">
        <w:rPr>
          <w:i/>
          <w:lang w:val="en-US"/>
        </w:rPr>
        <w:t xml:space="preserve">pull-based”). </w:t>
      </w:r>
      <w:r>
        <w:rPr>
          <w:i/>
          <w:lang w:val="en-US"/>
        </w:rPr>
        <w:t xml:space="preserve">Central governance can be built upon this architecture, where Application Systems receive periodic </w:t>
      </w:r>
      <w:r w:rsidR="00216243">
        <w:rPr>
          <w:i/>
          <w:lang w:val="en-US"/>
        </w:rPr>
        <w:t>event updates (using the EventHandler System</w:t>
      </w:r>
      <w:r>
        <w:rPr>
          <w:i/>
          <w:lang w:val="en-US"/>
        </w:rPr>
        <w:t xml:space="preserve">) that triggers re-orchestration requests in Application Systems. </w:t>
      </w:r>
      <w:r w:rsidR="00216243">
        <w:rPr>
          <w:i/>
          <w:lang w:val="en-US"/>
        </w:rPr>
        <w:t xml:space="preserve">The EventHandler Core System is not part of the G3.2 </w:t>
      </w:r>
      <w:r w:rsidR="00270EE0">
        <w:rPr>
          <w:i/>
          <w:lang w:val="en-US"/>
        </w:rPr>
        <w:t>M3</w:t>
      </w:r>
      <w:r w:rsidR="00216243">
        <w:rPr>
          <w:i/>
          <w:lang w:val="en-US"/>
        </w:rPr>
        <w:t xml:space="preserve"> codebase directly. </w:t>
      </w:r>
    </w:p>
    <w:p w14:paraId="3708D77C" w14:textId="60D59269" w:rsidR="00517983" w:rsidRDefault="00517983" w:rsidP="002679DA">
      <w:pPr>
        <w:pStyle w:val="Szvegtrzs"/>
        <w:rPr>
          <w:lang w:val="en-US"/>
        </w:rPr>
      </w:pPr>
    </w:p>
    <w:p w14:paraId="18AF507E" w14:textId="46675F6A" w:rsidR="00216243" w:rsidRDefault="00517983" w:rsidP="002679DA">
      <w:pPr>
        <w:pStyle w:val="Szvegtrzs"/>
        <w:rPr>
          <w:lang w:val="en-US"/>
        </w:rPr>
      </w:pPr>
      <w:r>
        <w:rPr>
          <w:lang w:val="en-US"/>
        </w:rPr>
        <w:t>Here, Application Systems have an increasing degree of freedom on requesting orchestration-typed configuration based on their own capabilities. This version of the Arrowhead framework defines</w:t>
      </w:r>
      <w:r w:rsidR="00891951">
        <w:rPr>
          <w:lang w:val="en-US"/>
        </w:rPr>
        <w:t xml:space="preserve"> and targets</w:t>
      </w:r>
      <w:r>
        <w:rPr>
          <w:lang w:val="en-US"/>
        </w:rPr>
        <w:t xml:space="preserve"> the following layers of Application System behavior</w:t>
      </w:r>
      <w:r w:rsidR="003D44CD">
        <w:rPr>
          <w:lang w:val="en-US"/>
        </w:rPr>
        <w:t xml:space="preserve"> based on their</w:t>
      </w:r>
      <w:r w:rsidR="00891951">
        <w:rPr>
          <w:lang w:val="en-US"/>
        </w:rPr>
        <w:t xml:space="preserve"> autonomy</w:t>
      </w:r>
      <w:r>
        <w:rPr>
          <w:lang w:val="en-US"/>
        </w:rPr>
        <w:t>:</w:t>
      </w:r>
    </w:p>
    <w:p w14:paraId="75A18365" w14:textId="77777777" w:rsidR="00891951" w:rsidRDefault="00891951" w:rsidP="002679DA">
      <w:pPr>
        <w:pStyle w:val="Szvegtrzs"/>
        <w:rPr>
          <w:lang w:val="en-US"/>
        </w:rPr>
      </w:pPr>
    </w:p>
    <w:p w14:paraId="36B1481B" w14:textId="4D686B6A" w:rsidR="00517983" w:rsidRDefault="00517983" w:rsidP="00517983">
      <w:pPr>
        <w:pStyle w:val="Szvegtrzs"/>
        <w:numPr>
          <w:ilvl w:val="0"/>
          <w:numId w:val="22"/>
        </w:numPr>
        <w:rPr>
          <w:lang w:val="en-US"/>
        </w:rPr>
      </w:pPr>
      <w:r w:rsidRPr="006C77D7">
        <w:rPr>
          <w:b/>
          <w:lang w:val="en-US"/>
        </w:rPr>
        <w:t>Passive Service Providers</w:t>
      </w:r>
      <w:r>
        <w:rPr>
          <w:lang w:val="en-US"/>
        </w:rPr>
        <w:t xml:space="preserve">: </w:t>
      </w:r>
      <w:r w:rsidR="00891951">
        <w:rPr>
          <w:lang w:val="en-US"/>
        </w:rPr>
        <w:t xml:space="preserve">Such Application Systems only offer certain services. They only have to register these in the Service Registry and respond to inbound servicing requests. For example, “dumb” sensors, that can provide readouts. </w:t>
      </w:r>
    </w:p>
    <w:p w14:paraId="7AB7C3A5" w14:textId="2D44E742" w:rsidR="00517983" w:rsidRDefault="00517983" w:rsidP="00517983">
      <w:pPr>
        <w:pStyle w:val="Szvegtrzs"/>
        <w:numPr>
          <w:ilvl w:val="0"/>
          <w:numId w:val="22"/>
        </w:numPr>
        <w:rPr>
          <w:lang w:val="en-US"/>
        </w:rPr>
      </w:pPr>
      <w:r w:rsidRPr="006C77D7">
        <w:rPr>
          <w:b/>
          <w:lang w:val="en-US"/>
        </w:rPr>
        <w:t>Statically pre-configured Service Consumers</w:t>
      </w:r>
      <w:r>
        <w:rPr>
          <w:lang w:val="en-US"/>
        </w:rPr>
        <w:t xml:space="preserve">: </w:t>
      </w:r>
      <w:r w:rsidR="00891951">
        <w:rPr>
          <w:lang w:val="en-US"/>
        </w:rPr>
        <w:t xml:space="preserve">In certain cases, an Application System can suffice its purpose by periodically consuming the same set of Services from hardwired set of Service Providers. This can happen e.g. in data logging devices that read out and store measurements. </w:t>
      </w:r>
    </w:p>
    <w:p w14:paraId="37101354" w14:textId="482C30FD" w:rsidR="00517983" w:rsidRDefault="00517983" w:rsidP="0032014E">
      <w:pPr>
        <w:pStyle w:val="Szvegtrzs"/>
        <w:numPr>
          <w:ilvl w:val="0"/>
          <w:numId w:val="22"/>
        </w:numPr>
        <w:rPr>
          <w:lang w:val="en-US"/>
        </w:rPr>
      </w:pPr>
      <w:r w:rsidRPr="006C77D7">
        <w:rPr>
          <w:b/>
          <w:lang w:val="en-US"/>
        </w:rPr>
        <w:t>Service Consumers with statically configured Service Providers</w:t>
      </w:r>
      <w:r>
        <w:rPr>
          <w:lang w:val="en-US"/>
        </w:rPr>
        <w:t>:</w:t>
      </w:r>
      <w:r w:rsidR="00891951">
        <w:rPr>
          <w:lang w:val="en-US"/>
        </w:rPr>
        <w:t xml:space="preserve"> they consumer Services </w:t>
      </w:r>
      <w:r w:rsidR="0032014E" w:rsidRPr="0032014E">
        <w:rPr>
          <w:lang w:val="en-US"/>
        </w:rPr>
        <w:t xml:space="preserve">autonomously </w:t>
      </w:r>
      <w:r w:rsidR="00891951">
        <w:rPr>
          <w:lang w:val="en-US"/>
        </w:rPr>
        <w:t xml:space="preserve">in run-time (according to their implemented operational logic), but they can only consume certain Services from certain hardwired lists of Service Providers. This is the case e.g. for processing units that can only access certain sensors or their backups (for example actuating can only happen based on local temperature sensors – but if one fails, there has to be an auxiliary one). </w:t>
      </w:r>
    </w:p>
    <w:p w14:paraId="633D3289" w14:textId="7F8E8A83" w:rsidR="00517983" w:rsidRDefault="004D6993" w:rsidP="00517983">
      <w:pPr>
        <w:pStyle w:val="Szvegtrzs"/>
        <w:numPr>
          <w:ilvl w:val="0"/>
          <w:numId w:val="22"/>
        </w:numPr>
        <w:rPr>
          <w:lang w:val="en-US"/>
        </w:rPr>
      </w:pPr>
      <w:r w:rsidRPr="006C77D7">
        <w:rPr>
          <w:b/>
          <w:lang w:val="en-US"/>
        </w:rPr>
        <w:t>Fully autonomous Service Consumers</w:t>
      </w:r>
      <w:r>
        <w:rPr>
          <w:lang w:val="en-US"/>
        </w:rPr>
        <w:t xml:space="preserve">: they only require advanced matchmaking if they are seeking Service Providers. This matchmaker orchestration process only has to return with an appropriate (suitable) Provider and make resource reservations and run other centralized tasks if necessary. This is required in a market-like environment, where (e.g. energy) offers have to meet demands. </w:t>
      </w:r>
    </w:p>
    <w:p w14:paraId="1A64B15D" w14:textId="6961D34C" w:rsidR="004D6993" w:rsidRDefault="004D6993" w:rsidP="00517983">
      <w:pPr>
        <w:pStyle w:val="Szvegtrzs"/>
        <w:numPr>
          <w:ilvl w:val="0"/>
          <w:numId w:val="22"/>
        </w:numPr>
        <w:rPr>
          <w:lang w:val="en-US"/>
        </w:rPr>
      </w:pPr>
      <w:r w:rsidRPr="006C77D7">
        <w:rPr>
          <w:b/>
          <w:lang w:val="en-US"/>
        </w:rPr>
        <w:t>Self-orchestrating Systems</w:t>
      </w:r>
      <w:r>
        <w:rPr>
          <w:lang w:val="en-US"/>
        </w:rPr>
        <w:t xml:space="preserve">: they implement all core service interfaces </w:t>
      </w:r>
      <w:r w:rsidR="006C77D7">
        <w:rPr>
          <w:lang w:val="en-US"/>
        </w:rPr>
        <w:t xml:space="preserve">on their own </w:t>
      </w:r>
      <w:r>
        <w:rPr>
          <w:lang w:val="en-US"/>
        </w:rPr>
        <w:t>and capable of self-orchestration using the appropriate processes. Centralized resource management might still be required.</w:t>
      </w:r>
    </w:p>
    <w:p w14:paraId="705FDB89" w14:textId="697A0ABD" w:rsidR="00804DF0" w:rsidRDefault="00804DF0">
      <w:pPr>
        <w:rPr>
          <w:lang w:val="en-US"/>
        </w:rPr>
      </w:pPr>
      <w:r>
        <w:rPr>
          <w:lang w:val="en-US"/>
        </w:rPr>
        <w:br w:type="page"/>
      </w:r>
    </w:p>
    <w:p w14:paraId="79589780" w14:textId="41987FCA" w:rsidR="004D6993" w:rsidRDefault="0026263A" w:rsidP="002679DA">
      <w:pPr>
        <w:pStyle w:val="Szvegtrzs"/>
        <w:rPr>
          <w:lang w:val="en-US"/>
        </w:rPr>
      </w:pPr>
      <w:r>
        <w:rPr>
          <w:lang w:val="en-US"/>
        </w:rPr>
        <w:lastRenderedPageBreak/>
        <w:t xml:space="preserve">From the technical point of view, the Arrowhead-compliance maturity </w:t>
      </w:r>
      <w:r w:rsidR="00270747">
        <w:rPr>
          <w:lang w:val="en-US"/>
        </w:rPr>
        <w:t xml:space="preserve">model is considered valid. </w:t>
      </w:r>
    </w:p>
    <w:p w14:paraId="25923EA9" w14:textId="3BD930F7" w:rsidR="006C77D7" w:rsidRDefault="006C77D7" w:rsidP="002679DA">
      <w:pPr>
        <w:pStyle w:val="Szvegtrzs"/>
        <w:rPr>
          <w:lang w:val="en-US"/>
        </w:rPr>
      </w:pPr>
    </w:p>
    <w:p w14:paraId="16383585" w14:textId="2E4FBDD9" w:rsidR="006C77D7" w:rsidRDefault="00216243" w:rsidP="00804DF0">
      <w:pPr>
        <w:pStyle w:val="Szvegtrzs"/>
        <w:jc w:val="center"/>
        <w:rPr>
          <w:lang w:val="en-US"/>
        </w:rPr>
      </w:pPr>
      <w:r>
        <w:object w:dxaOrig="5835" w:dyaOrig="3630" w14:anchorId="3BBC1BC2">
          <v:shape id="_x0000_i1026" type="#_x0000_t75" style="width:361.5pt;height:225.75pt" o:ole="">
            <v:imagedata r:id="rId22" o:title=""/>
          </v:shape>
          <o:OLEObject Type="Embed" ProgID="Visio.Drawing.15" ShapeID="_x0000_i1026" DrawAspect="Content" ObjectID="_1580215326" r:id="rId23"/>
        </w:object>
      </w:r>
    </w:p>
    <w:p w14:paraId="457EB649" w14:textId="5D60FDAB" w:rsidR="00F128C9" w:rsidRPr="00CD480D" w:rsidRDefault="00216243" w:rsidP="00804DF0">
      <w:pPr>
        <w:pStyle w:val="Szvegtrzs"/>
        <w:jc w:val="center"/>
        <w:rPr>
          <w:lang w:val="en-US"/>
        </w:rPr>
      </w:pPr>
      <w:r w:rsidRPr="00216243">
        <w:rPr>
          <w:b/>
          <w:lang w:val="en-US"/>
        </w:rPr>
        <w:t>Figure 8. Arrowhead Maturity levels</w:t>
      </w:r>
      <w:r w:rsidR="00F128C9" w:rsidRPr="00CD480D">
        <w:rPr>
          <w:lang w:val="en-US"/>
        </w:rPr>
        <w:br w:type="page"/>
      </w:r>
    </w:p>
    <w:p w14:paraId="3520FD60" w14:textId="566796DE" w:rsidR="00926041" w:rsidRPr="00CD480D" w:rsidRDefault="004D6993" w:rsidP="009F5CBA">
      <w:pPr>
        <w:pStyle w:val="Cm"/>
      </w:pPr>
      <w:r>
        <w:lastRenderedPageBreak/>
        <w:t>Concepts not covered</w:t>
      </w:r>
      <w:r w:rsidR="00316D14">
        <w:t xml:space="preserve"> by </w:t>
      </w:r>
      <w:r w:rsidR="00270EE0">
        <w:t>M3</w:t>
      </w:r>
    </w:p>
    <w:p w14:paraId="1890B75D" w14:textId="44A79394" w:rsidR="00F72F92" w:rsidRDefault="009F5CBA" w:rsidP="00D412F3">
      <w:pPr>
        <w:pStyle w:val="Szvegtrzs"/>
        <w:rPr>
          <w:lang w:val="en-US"/>
        </w:rPr>
      </w:pPr>
      <w:r w:rsidRPr="00CD480D">
        <w:rPr>
          <w:lang w:val="en-US"/>
        </w:rPr>
        <w:t xml:space="preserve">This section </w:t>
      </w:r>
      <w:r w:rsidR="003D44CD">
        <w:rPr>
          <w:lang w:val="en-US"/>
        </w:rPr>
        <w:t>covers</w:t>
      </w:r>
      <w:r w:rsidR="004D6993">
        <w:rPr>
          <w:lang w:val="en-US"/>
        </w:rPr>
        <w:t xml:space="preserve"> questions regarding missing functionalities, components and their possible solutions</w:t>
      </w:r>
      <w:r w:rsidR="00716AD4">
        <w:rPr>
          <w:lang w:val="en-US"/>
        </w:rPr>
        <w:t xml:space="preserve"> – some only on a conceptual level</w:t>
      </w:r>
      <w:ins w:id="22" w:author="Hegedűs Csaba" w:date="2016-08-24T16:32:00Z">
        <w:r w:rsidR="004D6993">
          <w:rPr>
            <w:lang w:val="en-US"/>
          </w:rPr>
          <w:t>.</w:t>
        </w:r>
      </w:ins>
      <w:r w:rsidR="004D6993">
        <w:rPr>
          <w:lang w:val="en-US"/>
        </w:rPr>
        <w:t xml:space="preserve"> </w:t>
      </w:r>
      <w:r w:rsidR="003D44CD">
        <w:rPr>
          <w:lang w:val="en-US"/>
        </w:rPr>
        <w:t>The current set of Core Systems and Services naturally don’t satisfy all requirements that can turn up in use cases</w:t>
      </w:r>
      <w:r w:rsidR="00716AD4">
        <w:rPr>
          <w:lang w:val="en-US"/>
        </w:rPr>
        <w:t xml:space="preserve"> – but this list shows possible guidelines.</w:t>
      </w:r>
      <w:r w:rsidR="003D44CD">
        <w:rPr>
          <w:lang w:val="en-US"/>
        </w:rPr>
        <w:t xml:space="preserve"> </w:t>
      </w:r>
    </w:p>
    <w:p w14:paraId="7ED279B3" w14:textId="5B439735" w:rsidR="00E0013A" w:rsidRDefault="00E0013A" w:rsidP="00D412F3">
      <w:pPr>
        <w:pStyle w:val="Szvegtrzs"/>
        <w:rPr>
          <w:lang w:val="en-US"/>
        </w:rPr>
      </w:pPr>
    </w:p>
    <w:p w14:paraId="0AB9395F" w14:textId="04029FFA" w:rsidR="004D6993" w:rsidRPr="00316D14" w:rsidRDefault="004D6993" w:rsidP="003D44CD">
      <w:pPr>
        <w:pStyle w:val="Szvegtrzs"/>
        <w:numPr>
          <w:ilvl w:val="0"/>
          <w:numId w:val="23"/>
        </w:numPr>
        <w:rPr>
          <w:b/>
          <w:lang w:val="en-US"/>
        </w:rPr>
      </w:pPr>
      <w:r w:rsidRPr="00316D14">
        <w:rPr>
          <w:b/>
          <w:lang w:val="en-US"/>
        </w:rPr>
        <w:t>Resource Management</w:t>
      </w:r>
      <w:r w:rsidR="001704B2" w:rsidRPr="00316D14">
        <w:rPr>
          <w:b/>
          <w:lang w:val="en-US"/>
        </w:rPr>
        <w:t>, Quality-of-Service</w:t>
      </w:r>
    </w:p>
    <w:p w14:paraId="4153DA47" w14:textId="5B6D4735" w:rsidR="00625DEC" w:rsidRDefault="00625DEC" w:rsidP="00D412F3">
      <w:pPr>
        <w:pStyle w:val="Szvegtrzs"/>
        <w:rPr>
          <w:lang w:val="en-US"/>
        </w:rPr>
      </w:pPr>
    </w:p>
    <w:p w14:paraId="1575E55A" w14:textId="45CE0258" w:rsidR="00D60A6A" w:rsidRPr="00D60A6A" w:rsidRDefault="001704B2" w:rsidP="00D412F3">
      <w:pPr>
        <w:pStyle w:val="Szvegtrzs"/>
      </w:pPr>
      <w:r>
        <w:rPr>
          <w:lang w:val="en-US"/>
        </w:rPr>
        <w:t>Managing the available (not just computational) resources within a Local Cloud is yet to be solved.</w:t>
      </w:r>
      <w:r w:rsidRPr="001704B2">
        <w:t xml:space="preserve"> </w:t>
      </w:r>
      <w:r>
        <w:t>Resources in a Local Cloud can vary from e.g. processor task time slots of embedded Systems through real-time networking QoS up to setting client-server servicing requirements (e.g. transactions per second).</w:t>
      </w:r>
    </w:p>
    <w:p w14:paraId="7E501044" w14:textId="77777777" w:rsidR="001704B2" w:rsidRDefault="001704B2" w:rsidP="00D412F3">
      <w:pPr>
        <w:pStyle w:val="Szvegtrzs"/>
        <w:rPr>
          <w:lang w:val="en-US"/>
        </w:rPr>
      </w:pPr>
    </w:p>
    <w:p w14:paraId="0A51A169" w14:textId="6BF50284" w:rsidR="001704B2" w:rsidRDefault="001704B2" w:rsidP="00D412F3">
      <w:pPr>
        <w:pStyle w:val="Szvegtrzs"/>
        <w:rPr>
          <w:lang w:val="en-US"/>
        </w:rPr>
      </w:pPr>
      <w:r>
        <w:rPr>
          <w:lang w:val="en-US"/>
        </w:rPr>
        <w:t xml:space="preserve"> The advanced orchestration process showcases the integration with the QoS Manager. Its t</w:t>
      </w:r>
      <w:r w:rsidR="00E52C0E">
        <w:rPr>
          <w:lang w:val="en-US"/>
        </w:rPr>
        <w:t>wo</w:t>
      </w:r>
      <w:r>
        <w:rPr>
          <w:lang w:val="en-US"/>
        </w:rPr>
        <w:t xml:space="preserve"> main features are: </w:t>
      </w:r>
    </w:p>
    <w:p w14:paraId="5FDDAA58" w14:textId="77777777" w:rsidR="001704B2" w:rsidRPr="001704B2" w:rsidRDefault="001704B2" w:rsidP="001704B2">
      <w:pPr>
        <w:pStyle w:val="Szvegtrzs"/>
        <w:numPr>
          <w:ilvl w:val="0"/>
          <w:numId w:val="24"/>
        </w:numPr>
        <w:rPr>
          <w:lang w:val="en-US"/>
        </w:rPr>
      </w:pPr>
      <w:r>
        <w:t>the verification of the requirements set by new Service Requests at the early stage of the orchestration process, and</w:t>
      </w:r>
    </w:p>
    <w:p w14:paraId="5F9AAA16" w14:textId="77777777" w:rsidR="001704B2" w:rsidRPr="001704B2" w:rsidRDefault="001704B2" w:rsidP="001704B2">
      <w:pPr>
        <w:pStyle w:val="Szvegtrzs"/>
        <w:numPr>
          <w:ilvl w:val="0"/>
          <w:numId w:val="24"/>
        </w:numPr>
        <w:rPr>
          <w:lang w:val="en-US"/>
        </w:rPr>
      </w:pPr>
      <w:r>
        <w:t xml:space="preserve">the actual resource reservation process with configuring the affected components as the last step of the orchestration process. </w:t>
      </w:r>
    </w:p>
    <w:p w14:paraId="75B69909" w14:textId="4B7903B7" w:rsidR="001704B2" w:rsidRDefault="001704B2" w:rsidP="001704B2">
      <w:pPr>
        <w:pStyle w:val="Szvegtrzs"/>
      </w:pPr>
      <w:r>
        <w:t>Therefore, this optional Core System is in tight cooperation with the other Core Systems, and it also participates in the orchestration process.</w:t>
      </w:r>
    </w:p>
    <w:p w14:paraId="7C906C60" w14:textId="398CF0AA" w:rsidR="001A4757" w:rsidRDefault="001A4757" w:rsidP="001704B2">
      <w:pPr>
        <w:pStyle w:val="Szvegtrzs"/>
      </w:pPr>
      <w:r>
        <w:t xml:space="preserve">However, it is worth noting that the QoS Manager concept is yet restricted to only </w:t>
      </w:r>
      <w:r w:rsidR="00E52C0E">
        <w:t>handle communicational QoS.</w:t>
      </w:r>
    </w:p>
    <w:p w14:paraId="39872469" w14:textId="63083D91" w:rsidR="00316D14" w:rsidRDefault="00316D14" w:rsidP="00D412F3">
      <w:pPr>
        <w:pStyle w:val="Szvegtrzs"/>
        <w:rPr>
          <w:lang w:val="en-US"/>
        </w:rPr>
      </w:pPr>
    </w:p>
    <w:p w14:paraId="5718D626" w14:textId="27C8627B" w:rsidR="00625DEC" w:rsidRDefault="00625DEC" w:rsidP="003D44CD">
      <w:pPr>
        <w:pStyle w:val="Szvegtrzs"/>
        <w:numPr>
          <w:ilvl w:val="0"/>
          <w:numId w:val="23"/>
        </w:numPr>
        <w:rPr>
          <w:lang w:val="en-US"/>
        </w:rPr>
      </w:pPr>
      <w:r w:rsidRPr="00316D14">
        <w:rPr>
          <w:b/>
          <w:lang w:val="en-US"/>
        </w:rPr>
        <w:t>Push Orchestration,</w:t>
      </w:r>
      <w:r>
        <w:rPr>
          <w:lang w:val="en-US"/>
        </w:rPr>
        <w:t xml:space="preserve"> re-orchestration, error handling – integration with the Event Handler System</w:t>
      </w:r>
    </w:p>
    <w:p w14:paraId="063A9BBC" w14:textId="77777777" w:rsidR="00E52C0E" w:rsidRDefault="00E52C0E" w:rsidP="00D412F3">
      <w:pPr>
        <w:pStyle w:val="Szvegtrzs"/>
        <w:rPr>
          <w:lang w:val="en-US"/>
        </w:rPr>
      </w:pPr>
    </w:p>
    <w:p w14:paraId="451963C1" w14:textId="318B6C02" w:rsidR="00E46A09" w:rsidRPr="00E0013A" w:rsidRDefault="001F1C55" w:rsidP="00D412F3">
      <w:pPr>
        <w:pStyle w:val="Szvegtrzs"/>
      </w:pPr>
      <w:r>
        <w:t>Currently, the Orchestrator is request-triggered. Hence, error and event handling is not in its scope. If a servicing instance breaks up (e.g. the Provider vanishes in an instant), it is the partners’ task to signal the appropriate Core Systems (e.g. QoS Manager or the Historian)</w:t>
      </w:r>
      <w:r w:rsidR="00316D14">
        <w:t xml:space="preserve"> and request re-orchestration. </w:t>
      </w:r>
      <w:r>
        <w:t xml:space="preserve">Through this approach, the scalability of a Local Cloud is maintained, since there is no centralized monitoring of every App. System in run-time (that would require processing power and generate unnecessary periodic control traffic. If, however, needed, an additional Core System has to be defined for this task and be integrated with the mandatory ones. </w:t>
      </w:r>
    </w:p>
    <w:p w14:paraId="54D32666" w14:textId="631CE146" w:rsidR="00316D14" w:rsidRDefault="00316D14" w:rsidP="00D412F3">
      <w:pPr>
        <w:pStyle w:val="Szvegtrzs"/>
        <w:rPr>
          <w:lang w:val="en-US"/>
        </w:rPr>
      </w:pPr>
    </w:p>
    <w:p w14:paraId="1088158B" w14:textId="5940F358" w:rsidR="00625DEC" w:rsidRPr="00316D14" w:rsidRDefault="00625DEC" w:rsidP="003D44CD">
      <w:pPr>
        <w:pStyle w:val="Szvegtrzs"/>
        <w:numPr>
          <w:ilvl w:val="0"/>
          <w:numId w:val="23"/>
        </w:numPr>
        <w:rPr>
          <w:b/>
          <w:lang w:val="en-US"/>
        </w:rPr>
      </w:pPr>
      <w:r w:rsidRPr="00316D14">
        <w:rPr>
          <w:b/>
          <w:lang w:val="en-US"/>
        </w:rPr>
        <w:t xml:space="preserve">System-of-System </w:t>
      </w:r>
      <w:r w:rsidR="00AF598A" w:rsidRPr="00316D14">
        <w:rPr>
          <w:b/>
          <w:lang w:val="en-US"/>
        </w:rPr>
        <w:t>Choregraphy</w:t>
      </w:r>
    </w:p>
    <w:p w14:paraId="3B2E3432" w14:textId="0C1A3C8C" w:rsidR="00625DEC" w:rsidRDefault="00625DEC" w:rsidP="00D412F3">
      <w:pPr>
        <w:pStyle w:val="Szvegtrzs"/>
        <w:rPr>
          <w:lang w:val="en-US"/>
        </w:rPr>
      </w:pPr>
    </w:p>
    <w:p w14:paraId="6591899E" w14:textId="2F4C488D" w:rsidR="00E46A09" w:rsidRDefault="00E46A09" w:rsidP="00D412F3">
      <w:pPr>
        <w:pStyle w:val="Szvegtrzs"/>
        <w:rPr>
          <w:lang w:val="en-US"/>
        </w:rPr>
      </w:pPr>
      <w:r>
        <w:rPr>
          <w:lang w:val="en-US"/>
        </w:rPr>
        <w:t xml:space="preserve">These Core Systems currently run on pre-defined rulesets (in the Orchestration and Authorization stores and in the Service Registry). They also assume that Application Systems themselves are configured to fulfil their tasks – in somewhat autonomous way. </w:t>
      </w:r>
    </w:p>
    <w:p w14:paraId="12CF4892" w14:textId="3375CDE4" w:rsidR="00E46A09" w:rsidRDefault="00E46A09" w:rsidP="00D412F3">
      <w:pPr>
        <w:pStyle w:val="Szvegtrzs"/>
        <w:rPr>
          <w:lang w:val="en-US"/>
        </w:rPr>
      </w:pPr>
    </w:p>
    <w:p w14:paraId="4B8C6979" w14:textId="77777777" w:rsidR="00E46A09" w:rsidRDefault="00E46A09" w:rsidP="00E46A09">
      <w:pPr>
        <w:pStyle w:val="Szvegtrzs"/>
      </w:pPr>
      <w:r>
        <w:t xml:space="preserve">Here, orchestration refers to a supportive task, namely providing instructions to Application Systems on their service consumption behaviour. Since this is merely a </w:t>
      </w:r>
      <w:r>
        <w:lastRenderedPageBreak/>
        <w:t xml:space="preserve">black-box definition for the Orchestration service (describing its Service: inputs, outputs and interfaces), it provides room for various technological approaches on its internal logic and implementation. </w:t>
      </w:r>
    </w:p>
    <w:p w14:paraId="00D0C0F2" w14:textId="071F0195" w:rsidR="00E46A09" w:rsidRDefault="00E46A09" w:rsidP="00E46A09">
      <w:pPr>
        <w:pStyle w:val="Szvegtrzs"/>
      </w:pPr>
      <w:r>
        <w:t>Therefore, a high-level design decision can be made on how to build the orchestration process that best matches service-consuming Systems to producing Systems. This degree of freedom can result in fundamentally different “Orchestrators” that fit the different needs of various use cases. Currently, there are three archetypes of Orchestrators in scope within Arrowhead, as discussed in [10].</w:t>
      </w:r>
    </w:p>
    <w:p w14:paraId="30127BE5" w14:textId="6C1386B6" w:rsidR="00E46A09" w:rsidRDefault="00E46A09" w:rsidP="00D412F3">
      <w:pPr>
        <w:pStyle w:val="Szvegtrzs"/>
        <w:rPr>
          <w:lang w:val="en-US"/>
        </w:rPr>
      </w:pPr>
    </w:p>
    <w:p w14:paraId="4423EBC7" w14:textId="6F847E5A" w:rsidR="00E46A09" w:rsidRDefault="00270747" w:rsidP="00D412F3">
      <w:pPr>
        <w:pStyle w:val="Szvegtrzs"/>
        <w:rPr>
          <w:lang w:val="en-US"/>
        </w:rPr>
      </w:pPr>
      <w:r>
        <w:rPr>
          <w:lang w:val="en-US"/>
        </w:rPr>
        <w:t xml:space="preserve">Building on this, an additional engine can be introduced that translates process engineering targets into System configuration – both for Application and as well for Core Systems. </w:t>
      </w:r>
    </w:p>
    <w:p w14:paraId="082F6265" w14:textId="39EB79CC" w:rsidR="00270747" w:rsidRDefault="00270747" w:rsidP="00D412F3">
      <w:pPr>
        <w:pStyle w:val="Szvegtrzs"/>
        <w:rPr>
          <w:lang w:val="en-US"/>
        </w:rPr>
      </w:pPr>
    </w:p>
    <w:p w14:paraId="7B90A895" w14:textId="648359E0" w:rsidR="00A743E0" w:rsidRDefault="00A743E0" w:rsidP="00A743E0">
      <w:pPr>
        <w:pStyle w:val="Szvegtrzs"/>
        <w:jc w:val="center"/>
        <w:rPr>
          <w:lang w:val="en-US"/>
        </w:rPr>
      </w:pPr>
      <w:r>
        <w:rPr>
          <w:noProof/>
          <w:lang w:val="hu-HU" w:eastAsia="hu-HU"/>
        </w:rPr>
        <w:drawing>
          <wp:inline distT="0" distB="0" distL="0" distR="0" wp14:anchorId="1E1BE29C" wp14:editId="74893E37">
            <wp:extent cx="3225800" cy="3151226"/>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0246" cy="3155569"/>
                    </a:xfrm>
                    <a:prstGeom prst="rect">
                      <a:avLst/>
                    </a:prstGeom>
                  </pic:spPr>
                </pic:pic>
              </a:graphicData>
            </a:graphic>
          </wp:inline>
        </w:drawing>
      </w:r>
    </w:p>
    <w:p w14:paraId="6FE5BEC8" w14:textId="330AD6CE" w:rsidR="00270747" w:rsidRPr="00CD480D" w:rsidRDefault="00433F6A" w:rsidP="00433F6A">
      <w:pPr>
        <w:pStyle w:val="Szvegtrzs"/>
        <w:jc w:val="center"/>
        <w:rPr>
          <w:b/>
          <w:lang w:val="en-US"/>
        </w:rPr>
      </w:pPr>
      <w:r>
        <w:rPr>
          <w:b/>
          <w:lang w:val="en-US"/>
        </w:rPr>
        <w:t>Figure 8</w:t>
      </w:r>
      <w:r w:rsidR="00270747" w:rsidRPr="00CD480D">
        <w:rPr>
          <w:b/>
          <w:lang w:val="en-US"/>
        </w:rPr>
        <w:t xml:space="preserve">. </w:t>
      </w:r>
      <w:r w:rsidR="00270747">
        <w:rPr>
          <w:b/>
          <w:lang w:val="en-US"/>
        </w:rPr>
        <w:t>A System-of-Systems configuration engine -</w:t>
      </w:r>
      <w:r w:rsidR="000D7DD3">
        <w:rPr>
          <w:b/>
          <w:lang w:val="en-US"/>
        </w:rPr>
        <w:t xml:space="preserve">a </w:t>
      </w:r>
      <w:r w:rsidR="00270747">
        <w:rPr>
          <w:b/>
          <w:lang w:val="en-US"/>
        </w:rPr>
        <w:t>proposal</w:t>
      </w:r>
    </w:p>
    <w:p w14:paraId="6208C80B" w14:textId="7FBAF155" w:rsidR="00E46A09" w:rsidRDefault="00E46A09" w:rsidP="00D412F3">
      <w:pPr>
        <w:pStyle w:val="Szvegtrzs"/>
        <w:rPr>
          <w:lang w:val="en-US"/>
        </w:rPr>
      </w:pPr>
    </w:p>
    <w:p w14:paraId="3CB58941" w14:textId="3310DD72" w:rsidR="00A743E0" w:rsidRPr="00A743E0" w:rsidRDefault="00270747" w:rsidP="00D412F3">
      <w:pPr>
        <w:pStyle w:val="Szvegtrzs"/>
        <w:rPr>
          <w:i/>
          <w:lang w:val="en-US"/>
        </w:rPr>
      </w:pPr>
      <w:r w:rsidRPr="00A743E0">
        <w:rPr>
          <w:b/>
          <w:i/>
          <w:lang w:val="en-US"/>
        </w:rPr>
        <w:t>Note:</w:t>
      </w:r>
      <w:r w:rsidRPr="00A743E0">
        <w:rPr>
          <w:i/>
          <w:lang w:val="en-US"/>
        </w:rPr>
        <w:t xml:space="preserve"> This concept is </w:t>
      </w:r>
      <w:r w:rsidR="00AF598A">
        <w:rPr>
          <w:i/>
          <w:lang w:val="en-US"/>
        </w:rPr>
        <w:t xml:space="preserve">under design. Will be release in a later time. </w:t>
      </w:r>
    </w:p>
    <w:p w14:paraId="7834D2EA" w14:textId="77777777" w:rsidR="00270747" w:rsidRDefault="00270747" w:rsidP="00D412F3">
      <w:pPr>
        <w:pStyle w:val="Szvegtrzs"/>
        <w:rPr>
          <w:lang w:val="en-US"/>
        </w:rPr>
      </w:pPr>
    </w:p>
    <w:p w14:paraId="6A46696B" w14:textId="7CDE4632" w:rsidR="00625DEC" w:rsidRPr="00BC450C" w:rsidRDefault="00625DEC" w:rsidP="003D44CD">
      <w:pPr>
        <w:pStyle w:val="Listaszerbekezds"/>
        <w:numPr>
          <w:ilvl w:val="0"/>
          <w:numId w:val="23"/>
        </w:numPr>
        <w:rPr>
          <w:b/>
          <w:lang w:val="en-US"/>
        </w:rPr>
      </w:pPr>
      <w:r w:rsidRPr="00BC450C">
        <w:rPr>
          <w:b/>
          <w:lang w:val="en-US"/>
        </w:rPr>
        <w:t>Deployment: bootstrapping, authentication and authorization into a Local Cloud</w:t>
      </w:r>
    </w:p>
    <w:p w14:paraId="353CB63E" w14:textId="31F5F82A" w:rsidR="00625DEC" w:rsidRDefault="00625DEC">
      <w:pPr>
        <w:rPr>
          <w:lang w:val="en-US"/>
        </w:rPr>
      </w:pPr>
    </w:p>
    <w:p w14:paraId="443E432B" w14:textId="02A665E3" w:rsidR="00E46A09" w:rsidRDefault="00E46A09" w:rsidP="00270747">
      <w:pPr>
        <w:jc w:val="both"/>
        <w:rPr>
          <w:lang w:val="en-US"/>
        </w:rPr>
      </w:pPr>
      <w:r>
        <w:rPr>
          <w:lang w:val="en-US"/>
        </w:rPr>
        <w:t xml:space="preserve">This issue is not covered by this generation of the Framework. Security is established with a manual generation and integration of X.509 certificates into Application Systems and authorization is handled via issuing signed and encrypted tokens to validate Consumers. </w:t>
      </w:r>
    </w:p>
    <w:p w14:paraId="449F5948" w14:textId="6595FD01" w:rsidR="00E46A09" w:rsidRDefault="004D0F54" w:rsidP="00270747">
      <w:pPr>
        <w:jc w:val="both"/>
        <w:rPr>
          <w:lang w:val="en-US"/>
        </w:rPr>
      </w:pPr>
      <w:r>
        <w:rPr>
          <w:lang w:val="en-US"/>
        </w:rPr>
        <w:t>High level concepts regarding the b</w:t>
      </w:r>
      <w:r w:rsidR="00E46A09">
        <w:rPr>
          <w:lang w:val="en-US"/>
        </w:rPr>
        <w:t xml:space="preserve">ootstrapping of newly awakened Systems and </w:t>
      </w:r>
      <w:r>
        <w:rPr>
          <w:lang w:val="en-US"/>
        </w:rPr>
        <w:t>run-time dynamic initialization is discussed in the</w:t>
      </w:r>
      <w:r w:rsidR="00A743E0">
        <w:rPr>
          <w:lang w:val="en-US"/>
        </w:rPr>
        <w:t xml:space="preserve"> Arrowhead</w:t>
      </w:r>
      <w:r>
        <w:rPr>
          <w:lang w:val="en-US"/>
        </w:rPr>
        <w:t xml:space="preserve"> book.</w:t>
      </w:r>
    </w:p>
    <w:p w14:paraId="46180E97" w14:textId="18CFAA16" w:rsidR="00AF598A" w:rsidRDefault="00AF598A" w:rsidP="00270747">
      <w:pPr>
        <w:jc w:val="both"/>
        <w:rPr>
          <w:lang w:val="en-US"/>
        </w:rPr>
      </w:pPr>
    </w:p>
    <w:p w14:paraId="71BCDBFD" w14:textId="798157F7" w:rsidR="00AF598A" w:rsidRPr="00AF598A" w:rsidRDefault="00AF598A" w:rsidP="00270747">
      <w:pPr>
        <w:jc w:val="both"/>
        <w:rPr>
          <w:b/>
          <w:i/>
          <w:lang w:val="en-US"/>
        </w:rPr>
      </w:pPr>
      <w:r w:rsidRPr="00AF598A">
        <w:rPr>
          <w:b/>
          <w:i/>
          <w:lang w:val="en-US"/>
        </w:rPr>
        <w:t>Note: The SystemRegistry and DeviceRegistry systems will be used for this process.</w:t>
      </w:r>
    </w:p>
    <w:p w14:paraId="7D44FAE1" w14:textId="7E934C39" w:rsidR="00E46A09" w:rsidRDefault="00E46A09" w:rsidP="00270747">
      <w:pPr>
        <w:jc w:val="both"/>
        <w:rPr>
          <w:lang w:val="en-US"/>
        </w:rPr>
      </w:pPr>
    </w:p>
    <w:p w14:paraId="3E271CB2" w14:textId="7B2FC7E7" w:rsidR="00316D14" w:rsidRDefault="00316D14" w:rsidP="00270747">
      <w:pPr>
        <w:jc w:val="both"/>
        <w:rPr>
          <w:lang w:val="en-US"/>
        </w:rPr>
      </w:pPr>
    </w:p>
    <w:p w14:paraId="1D767547" w14:textId="604C3632" w:rsidR="00625DEC" w:rsidRPr="00316D14" w:rsidRDefault="00625DEC" w:rsidP="00270747">
      <w:pPr>
        <w:pStyle w:val="Listaszerbekezds"/>
        <w:numPr>
          <w:ilvl w:val="0"/>
          <w:numId w:val="23"/>
        </w:numPr>
        <w:jc w:val="both"/>
        <w:rPr>
          <w:b/>
          <w:lang w:val="en-US"/>
        </w:rPr>
      </w:pPr>
      <w:r w:rsidRPr="00316D14">
        <w:rPr>
          <w:b/>
          <w:lang w:val="en-US"/>
        </w:rPr>
        <w:t>Integration of Automation Supporting Core Services (translation)</w:t>
      </w:r>
    </w:p>
    <w:p w14:paraId="6A6D9C88" w14:textId="135E77DF" w:rsidR="00994DF4" w:rsidRDefault="00994DF4">
      <w:pPr>
        <w:rPr>
          <w:lang w:val="en-US"/>
        </w:rPr>
      </w:pPr>
    </w:p>
    <w:p w14:paraId="53F0EFA7" w14:textId="09AA20AD" w:rsidR="00625DEC" w:rsidRDefault="000D7DD3">
      <w:pPr>
        <w:rPr>
          <w:lang w:val="en-US"/>
        </w:rPr>
      </w:pPr>
      <w:r>
        <w:rPr>
          <w:lang w:val="en-US"/>
        </w:rPr>
        <w:t xml:space="preserve">Protocol translation is currently not integrated within this </w:t>
      </w:r>
      <w:r w:rsidR="00AF598A">
        <w:rPr>
          <w:lang w:val="en-US"/>
        </w:rPr>
        <w:t xml:space="preserve">generation of the </w:t>
      </w:r>
      <w:r>
        <w:rPr>
          <w:lang w:val="en-US"/>
        </w:rPr>
        <w:t>framework.</w:t>
      </w:r>
    </w:p>
    <w:p w14:paraId="6744C9BE" w14:textId="504A46B1" w:rsidR="00A743E0" w:rsidRDefault="00A743E0" w:rsidP="000D7DD3">
      <w:pPr>
        <w:jc w:val="center"/>
        <w:rPr>
          <w:lang w:val="en-US"/>
        </w:rPr>
      </w:pPr>
      <w:r w:rsidRPr="00F33707">
        <w:rPr>
          <w:noProof/>
          <w:lang w:val="hu-HU" w:eastAsia="hu-HU"/>
        </w:rPr>
        <w:drawing>
          <wp:inline distT="0" distB="0" distL="0" distR="0" wp14:anchorId="4C86CD8A" wp14:editId="6A880DC8">
            <wp:extent cx="4086225" cy="1941195"/>
            <wp:effectExtent l="0" t="0" r="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4086225" cy="1941195"/>
                    </a:xfrm>
                    <a:prstGeom prst="rect">
                      <a:avLst/>
                    </a:prstGeom>
                    <a:noFill/>
                    <a:ln>
                      <a:noFill/>
                    </a:ln>
                  </pic:spPr>
                </pic:pic>
              </a:graphicData>
            </a:graphic>
          </wp:inline>
        </w:drawing>
      </w:r>
    </w:p>
    <w:p w14:paraId="0177E775" w14:textId="435A69AC" w:rsidR="00A743E0" w:rsidRPr="00CD480D" w:rsidRDefault="00433F6A" w:rsidP="00433F6A">
      <w:pPr>
        <w:pStyle w:val="Szvegtrzs"/>
        <w:jc w:val="center"/>
        <w:rPr>
          <w:b/>
          <w:lang w:val="en-US"/>
        </w:rPr>
      </w:pPr>
      <w:r>
        <w:rPr>
          <w:b/>
          <w:lang w:val="en-US"/>
        </w:rPr>
        <w:t>Figure 9</w:t>
      </w:r>
      <w:r w:rsidR="00A743E0" w:rsidRPr="00CD480D">
        <w:rPr>
          <w:b/>
          <w:lang w:val="en-US"/>
        </w:rPr>
        <w:t xml:space="preserve">. </w:t>
      </w:r>
      <w:r w:rsidR="00A743E0">
        <w:rPr>
          <w:b/>
          <w:lang w:val="en-US"/>
        </w:rPr>
        <w:t>A System-of-Systems configuration engine -proposal</w:t>
      </w:r>
    </w:p>
    <w:p w14:paraId="0C100C92" w14:textId="6B95B039" w:rsidR="00316D14" w:rsidRDefault="00316D14">
      <w:pPr>
        <w:rPr>
          <w:lang w:val="en-US"/>
        </w:rPr>
      </w:pPr>
    </w:p>
    <w:p w14:paraId="5F8D8C56" w14:textId="77777777" w:rsidR="00716AD4" w:rsidRPr="00316D14" w:rsidRDefault="00716AD4" w:rsidP="00716AD4">
      <w:pPr>
        <w:pStyle w:val="Listaszerbekezds"/>
        <w:numPr>
          <w:ilvl w:val="0"/>
          <w:numId w:val="23"/>
        </w:numPr>
        <w:rPr>
          <w:b/>
          <w:lang w:val="en-US"/>
        </w:rPr>
      </w:pPr>
      <w:r w:rsidRPr="00316D14">
        <w:rPr>
          <w:b/>
          <w:lang w:val="en-US"/>
        </w:rPr>
        <w:t>Metadata handling</w:t>
      </w:r>
    </w:p>
    <w:p w14:paraId="544DB4CE" w14:textId="77777777" w:rsidR="00716AD4" w:rsidRDefault="00716AD4" w:rsidP="000D7DD3">
      <w:pPr>
        <w:rPr>
          <w:lang w:val="en-US"/>
        </w:rPr>
      </w:pPr>
    </w:p>
    <w:p w14:paraId="441E1C73" w14:textId="756642AC" w:rsidR="00716AD4" w:rsidRDefault="00716AD4" w:rsidP="00716AD4">
      <w:pPr>
        <w:jc w:val="both"/>
        <w:rPr>
          <w:lang w:val="en-US"/>
        </w:rPr>
      </w:pPr>
      <w:r>
        <w:rPr>
          <w:lang w:val="en-US"/>
        </w:rPr>
        <w:t>As indicated in the description of the Arrowhead Service object, metadata can currently be</w:t>
      </w:r>
      <w:r w:rsidR="008A5A4A">
        <w:rPr>
          <w:lang w:val="en-US"/>
        </w:rPr>
        <w:t xml:space="preserve"> associated with every instance</w:t>
      </w:r>
      <w:r>
        <w:rPr>
          <w:lang w:val="en-US"/>
        </w:rPr>
        <w:t xml:space="preserve"> of the Service separately. </w:t>
      </w:r>
    </w:p>
    <w:p w14:paraId="52364AE8" w14:textId="73AF86E8" w:rsidR="00716AD4" w:rsidRDefault="00716AD4" w:rsidP="00716AD4">
      <w:pPr>
        <w:jc w:val="both"/>
        <w:rPr>
          <w:lang w:val="en-US"/>
        </w:rPr>
      </w:pPr>
      <w:r>
        <w:rPr>
          <w:lang w:val="en-US"/>
        </w:rPr>
        <w:t xml:space="preserve">Metadata is stored in the Service Registry and enables smart filtering on Service Providers. </w:t>
      </w:r>
    </w:p>
    <w:p w14:paraId="2FD756E9" w14:textId="0BF4BA15" w:rsidR="00316D14" w:rsidRDefault="00F6551B" w:rsidP="00716AD4">
      <w:pPr>
        <w:jc w:val="both"/>
        <w:rPr>
          <w:lang w:val="en-US"/>
        </w:rPr>
      </w:pPr>
      <w:r>
        <w:rPr>
          <w:lang w:val="en-US"/>
        </w:rPr>
        <w:t>Therefore,</w:t>
      </w:r>
      <w:r w:rsidR="00316D14">
        <w:rPr>
          <w:lang w:val="en-US"/>
        </w:rPr>
        <w:t xml:space="preserve"> it is worth noting, that only Service instance related metadata is supported within G3.2 </w:t>
      </w:r>
      <w:r w:rsidR="00270EE0">
        <w:rPr>
          <w:lang w:val="en-US"/>
        </w:rPr>
        <w:t>M3</w:t>
      </w:r>
      <w:r w:rsidR="00316D14">
        <w:rPr>
          <w:lang w:val="en-US"/>
        </w:rPr>
        <w:t xml:space="preserve">. </w:t>
      </w:r>
    </w:p>
    <w:p w14:paraId="07E48C0A" w14:textId="6615E007" w:rsidR="00716AD4" w:rsidRDefault="00716AD4" w:rsidP="00716AD4">
      <w:pPr>
        <w:jc w:val="both"/>
        <w:rPr>
          <w:lang w:val="en-US"/>
        </w:rPr>
      </w:pPr>
    </w:p>
    <w:p w14:paraId="52172F5E" w14:textId="450A4699" w:rsidR="00C02A51" w:rsidRPr="00316D14" w:rsidRDefault="003D68F0" w:rsidP="003D68F0">
      <w:pPr>
        <w:pStyle w:val="Listaszerbekezds"/>
        <w:numPr>
          <w:ilvl w:val="0"/>
          <w:numId w:val="23"/>
        </w:numPr>
        <w:jc w:val="both"/>
        <w:rPr>
          <w:b/>
          <w:lang w:val="en-US"/>
        </w:rPr>
      </w:pPr>
      <w:r w:rsidRPr="00316D14">
        <w:rPr>
          <w:b/>
          <w:lang w:val="en-US"/>
        </w:rPr>
        <w:t xml:space="preserve">Arrowhead System definitions </w:t>
      </w:r>
      <w:r w:rsidR="00FE0810" w:rsidRPr="00316D14">
        <w:rPr>
          <w:b/>
          <w:lang w:val="en-US"/>
        </w:rPr>
        <w:t>issue</w:t>
      </w:r>
    </w:p>
    <w:p w14:paraId="1AB324AE" w14:textId="36EAF2D7" w:rsidR="00F72F92" w:rsidRDefault="00FE0810" w:rsidP="000C0716">
      <w:pPr>
        <w:jc w:val="both"/>
        <w:rPr>
          <w:lang w:val="en-US"/>
        </w:rPr>
      </w:pPr>
      <w:r>
        <w:rPr>
          <w:lang w:val="en-US"/>
        </w:rPr>
        <w:t xml:space="preserve">As indicated before, the current Arrowhead System definition does not cover all aspects of CPS-s. The ‘device’ level of abstraction might be necessary to introduce or the System definition will have to be augmented. </w:t>
      </w:r>
    </w:p>
    <w:p w14:paraId="478F2A60" w14:textId="590995C2" w:rsidR="00F72F92" w:rsidRPr="00CD480D" w:rsidRDefault="00316D14" w:rsidP="00F6551B">
      <w:pPr>
        <w:jc w:val="both"/>
        <w:rPr>
          <w:ins w:id="23" w:author="Hegedűs Csaba" w:date="2016-08-24T16:32:00Z"/>
          <w:lang w:val="en-US"/>
        </w:rPr>
      </w:pPr>
      <w:r>
        <w:rPr>
          <w:lang w:val="en-US"/>
        </w:rPr>
        <w:t xml:space="preserve">The usage of the devices level definition is not implemented in G3.2 </w:t>
      </w:r>
      <w:r w:rsidR="00270EE0">
        <w:rPr>
          <w:lang w:val="en-US"/>
        </w:rPr>
        <w:t>M3</w:t>
      </w:r>
      <w:r>
        <w:rPr>
          <w:lang w:val="en-US"/>
        </w:rPr>
        <w:t>.</w:t>
      </w:r>
      <w:ins w:id="24" w:author="Hegedűs Csaba" w:date="2016-08-24T16:32:00Z">
        <w:r w:rsidR="00F72F92" w:rsidRPr="00CD480D">
          <w:rPr>
            <w:lang w:val="en-US"/>
          </w:rPr>
          <w:br w:type="page"/>
        </w:r>
      </w:ins>
    </w:p>
    <w:p w14:paraId="21C3185E" w14:textId="1423E5F4" w:rsidR="004D6993" w:rsidRPr="004D6993" w:rsidRDefault="00926041" w:rsidP="004D6993">
      <w:pPr>
        <w:pStyle w:val="Cm"/>
      </w:pPr>
      <w:r w:rsidRPr="00CD480D">
        <w:lastRenderedPageBreak/>
        <w:t>Non-functional Requirements</w:t>
      </w:r>
    </w:p>
    <w:p w14:paraId="42820CF0" w14:textId="355368ED" w:rsidR="003D47C8" w:rsidRPr="00CD480D" w:rsidRDefault="0022387A" w:rsidP="00792350">
      <w:pPr>
        <w:pStyle w:val="Szvegtrzs"/>
        <w:rPr>
          <w:lang w:val="en-US"/>
        </w:rPr>
      </w:pPr>
      <w:r w:rsidRPr="00CD480D">
        <w:rPr>
          <w:lang w:val="en-US"/>
        </w:rPr>
        <w:t xml:space="preserve">This </w:t>
      </w:r>
      <w:r w:rsidR="00716AD4">
        <w:rPr>
          <w:lang w:val="en-US"/>
        </w:rPr>
        <w:t>architecture</w:t>
      </w:r>
      <w:r w:rsidRPr="00CD480D">
        <w:rPr>
          <w:lang w:val="en-US"/>
        </w:rPr>
        <w:t xml:space="preserve"> currently does not have any </w:t>
      </w:r>
      <w:r w:rsidR="00716AD4">
        <w:rPr>
          <w:lang w:val="en-US"/>
        </w:rPr>
        <w:t xml:space="preserve">further </w:t>
      </w:r>
      <w:r w:rsidRPr="00CD480D">
        <w:rPr>
          <w:lang w:val="en-US"/>
        </w:rPr>
        <w:t xml:space="preserve">requirements. </w:t>
      </w:r>
    </w:p>
    <w:p w14:paraId="24B92D75" w14:textId="77777777" w:rsidR="0077691B" w:rsidRPr="00CD480D" w:rsidRDefault="0077691B" w:rsidP="009F5CBA">
      <w:pPr>
        <w:pStyle w:val="Cm"/>
      </w:pPr>
      <w:r w:rsidRPr="00CD480D">
        <w:tab/>
        <w:t>References</w:t>
      </w:r>
    </w:p>
    <w:p w14:paraId="7FB4B5E2" w14:textId="59F73784" w:rsidR="00CF1117" w:rsidRPr="00CF1117" w:rsidRDefault="0022387A" w:rsidP="00CF1117">
      <w:pPr>
        <w:pStyle w:val="Szvegtrzs"/>
        <w:rPr>
          <w:lang w:val="en-US"/>
        </w:rPr>
      </w:pPr>
      <w:r w:rsidRPr="00CD480D">
        <w:rPr>
          <w:lang w:val="en-US"/>
        </w:rPr>
        <w:t xml:space="preserve">[1] </w:t>
      </w:r>
      <w:r w:rsidR="00CF1117" w:rsidRPr="00CF1117">
        <w:rPr>
          <w:lang w:val="en-US"/>
        </w:rPr>
        <w:t>ServiceRegistry System SysDD</w:t>
      </w:r>
    </w:p>
    <w:p w14:paraId="4619EF4D" w14:textId="0355DD6D" w:rsidR="00CF1117" w:rsidRPr="00CF1117" w:rsidRDefault="00CF1117" w:rsidP="00CF1117">
      <w:pPr>
        <w:pStyle w:val="Szvegtrzs"/>
        <w:rPr>
          <w:lang w:val="en-US"/>
        </w:rPr>
      </w:pPr>
    </w:p>
    <w:p w14:paraId="544D2C55" w14:textId="57AA7433" w:rsidR="00CF1117" w:rsidRPr="00CF1117" w:rsidRDefault="00CF1117" w:rsidP="00CF1117">
      <w:pPr>
        <w:jc w:val="both"/>
        <w:rPr>
          <w:lang w:val="en-US"/>
        </w:rPr>
      </w:pPr>
      <w:r w:rsidRPr="00CF1117">
        <w:rPr>
          <w:lang w:val="en-US"/>
        </w:rPr>
        <w:t xml:space="preserve">[2] </w:t>
      </w:r>
      <w:r w:rsidR="00AF598A">
        <w:rPr>
          <w:lang w:val="en-US"/>
        </w:rPr>
        <w:t>ServiceDiscovery</w:t>
      </w:r>
      <w:r w:rsidR="00270EE0">
        <w:rPr>
          <w:lang w:val="en-US"/>
        </w:rPr>
        <w:t>M3</w:t>
      </w:r>
      <w:r w:rsidRPr="00CF1117">
        <w:rPr>
          <w:lang w:val="en-US"/>
        </w:rPr>
        <w:t xml:space="preserve"> SD</w:t>
      </w:r>
    </w:p>
    <w:p w14:paraId="101C4FC2" w14:textId="3430AA2C" w:rsidR="00CF1117" w:rsidRDefault="00CF1117" w:rsidP="00CF1117">
      <w:pPr>
        <w:pStyle w:val="Szvegtrzs"/>
        <w:rPr>
          <w:lang w:val="en-US"/>
        </w:rPr>
      </w:pPr>
    </w:p>
    <w:p w14:paraId="36AA38ED" w14:textId="387F965E" w:rsidR="00CF1117" w:rsidRPr="00CF1117" w:rsidRDefault="00CF1117" w:rsidP="00CF1117">
      <w:pPr>
        <w:jc w:val="both"/>
        <w:rPr>
          <w:lang w:val="en-US"/>
        </w:rPr>
      </w:pPr>
      <w:r>
        <w:rPr>
          <w:lang w:val="en-US"/>
        </w:rPr>
        <w:t xml:space="preserve">[3] </w:t>
      </w:r>
      <w:r w:rsidRPr="00CF1117">
        <w:rPr>
          <w:lang w:val="en-US"/>
        </w:rPr>
        <w:t>Service</w:t>
      </w:r>
      <w:r w:rsidR="00AF598A">
        <w:rPr>
          <w:lang w:val="en-US"/>
        </w:rPr>
        <w:t>Discovery</w:t>
      </w:r>
      <w:r w:rsidR="00270EE0">
        <w:rPr>
          <w:lang w:val="en-US"/>
        </w:rPr>
        <w:t>M3</w:t>
      </w:r>
      <w:r w:rsidR="00AF598A">
        <w:rPr>
          <w:lang w:val="en-US"/>
        </w:rPr>
        <w:t xml:space="preserve"> Service IDD – REST-JSON-TLS</w:t>
      </w:r>
    </w:p>
    <w:p w14:paraId="49FD2BBB" w14:textId="73B1FFD9" w:rsidR="00CF1117" w:rsidRPr="00CF1117" w:rsidRDefault="00CF1117" w:rsidP="00CF1117">
      <w:pPr>
        <w:pStyle w:val="Szvegtrzs"/>
        <w:rPr>
          <w:lang w:val="en-US"/>
        </w:rPr>
      </w:pPr>
    </w:p>
    <w:p w14:paraId="356ED1B9" w14:textId="20B794EC" w:rsidR="00CF1117" w:rsidRPr="00CF1117" w:rsidRDefault="00CF1117" w:rsidP="00CF1117">
      <w:pPr>
        <w:jc w:val="both"/>
        <w:rPr>
          <w:lang w:val="en-US"/>
        </w:rPr>
      </w:pPr>
      <w:r>
        <w:rPr>
          <w:lang w:val="en-US"/>
        </w:rPr>
        <w:t>[4]</w:t>
      </w:r>
      <w:r w:rsidRPr="00CF1117">
        <w:rPr>
          <w:lang w:val="en-US"/>
        </w:rPr>
        <w:t xml:space="preserve"> Authorization System SysDD</w:t>
      </w:r>
    </w:p>
    <w:p w14:paraId="6DFFE725" w14:textId="30C7766F" w:rsidR="00CF1117" w:rsidRDefault="00CF1117" w:rsidP="00D412F3">
      <w:pPr>
        <w:pStyle w:val="Szvegtrzs"/>
        <w:rPr>
          <w:lang w:val="en-US"/>
        </w:rPr>
      </w:pPr>
    </w:p>
    <w:p w14:paraId="120C43A2" w14:textId="7B8B56B8" w:rsidR="00CF1117" w:rsidRPr="00CF1117" w:rsidRDefault="00CF1117" w:rsidP="00CF1117">
      <w:pPr>
        <w:jc w:val="both"/>
        <w:rPr>
          <w:lang w:val="en-US"/>
        </w:rPr>
      </w:pPr>
      <w:r>
        <w:rPr>
          <w:lang w:val="en-US"/>
        </w:rPr>
        <w:t xml:space="preserve">[7] </w:t>
      </w:r>
      <w:r w:rsidRPr="00CF1117">
        <w:rPr>
          <w:lang w:val="en-US"/>
        </w:rPr>
        <w:t>Authorization Token Service SD</w:t>
      </w:r>
    </w:p>
    <w:p w14:paraId="43D367C9" w14:textId="0A4B23B9" w:rsidR="00CF1117" w:rsidRDefault="00CF1117" w:rsidP="00D412F3">
      <w:pPr>
        <w:pStyle w:val="Szvegtrzs"/>
        <w:rPr>
          <w:lang w:val="en-US"/>
        </w:rPr>
      </w:pPr>
    </w:p>
    <w:p w14:paraId="6FD3DF6E" w14:textId="7E360F7C" w:rsidR="00CF1117" w:rsidRDefault="00CF1117" w:rsidP="00D412F3">
      <w:pPr>
        <w:pStyle w:val="Szvegtrzs"/>
        <w:rPr>
          <w:lang w:val="en-US"/>
        </w:rPr>
      </w:pPr>
      <w:r>
        <w:rPr>
          <w:lang w:val="en-US"/>
        </w:rPr>
        <w:t xml:space="preserve">[8] Authorization Token Service IDD -  </w:t>
      </w:r>
      <w:r w:rsidR="00AF598A">
        <w:rPr>
          <w:lang w:val="en-US"/>
        </w:rPr>
        <w:t>REST-JSON-TLS</w:t>
      </w:r>
    </w:p>
    <w:p w14:paraId="23217D95" w14:textId="5E85B363" w:rsidR="00CF1117" w:rsidRDefault="00CF1117" w:rsidP="00D412F3">
      <w:pPr>
        <w:pStyle w:val="Szvegtrzs"/>
        <w:rPr>
          <w:lang w:val="en-US"/>
        </w:rPr>
      </w:pPr>
    </w:p>
    <w:p w14:paraId="303169AE" w14:textId="7EFA5F13" w:rsidR="00CF1117" w:rsidRPr="00CF1117" w:rsidRDefault="00CF1117" w:rsidP="00CF1117">
      <w:pPr>
        <w:jc w:val="both"/>
        <w:rPr>
          <w:lang w:val="en-US"/>
        </w:rPr>
      </w:pPr>
      <w:r>
        <w:rPr>
          <w:lang w:val="en-US"/>
        </w:rPr>
        <w:t xml:space="preserve">[10] </w:t>
      </w:r>
      <w:r w:rsidRPr="00CF1117">
        <w:rPr>
          <w:lang w:val="en-US"/>
        </w:rPr>
        <w:t>Orchestrator System SysDD</w:t>
      </w:r>
    </w:p>
    <w:p w14:paraId="05C6A5A9" w14:textId="67389FD8" w:rsidR="00CF1117" w:rsidRDefault="00CF1117" w:rsidP="00D412F3">
      <w:pPr>
        <w:pStyle w:val="Szvegtrzs"/>
        <w:rPr>
          <w:lang w:val="en-US"/>
        </w:rPr>
      </w:pPr>
    </w:p>
    <w:p w14:paraId="5BEA60E3" w14:textId="6AC51B90" w:rsidR="00CF1117" w:rsidRPr="00CF1117" w:rsidRDefault="00CF1117" w:rsidP="00CF1117">
      <w:pPr>
        <w:jc w:val="both"/>
        <w:rPr>
          <w:lang w:val="en-US"/>
        </w:rPr>
      </w:pPr>
      <w:r>
        <w:rPr>
          <w:lang w:val="en-US"/>
        </w:rPr>
        <w:t>[11]</w:t>
      </w:r>
      <w:r w:rsidRPr="00CF1117">
        <w:rPr>
          <w:lang w:val="en-US"/>
        </w:rPr>
        <w:t xml:space="preserve"> Orchestration</w:t>
      </w:r>
      <w:r w:rsidR="00270EE0">
        <w:rPr>
          <w:lang w:val="en-US"/>
        </w:rPr>
        <w:t>M3</w:t>
      </w:r>
      <w:r w:rsidRPr="00CF1117">
        <w:rPr>
          <w:lang w:val="en-US"/>
        </w:rPr>
        <w:t xml:space="preserve"> Service SD</w:t>
      </w:r>
    </w:p>
    <w:p w14:paraId="73ED8469" w14:textId="5DC797B7" w:rsidR="00CF1117" w:rsidRPr="00CF1117" w:rsidRDefault="00CF1117" w:rsidP="00D412F3">
      <w:pPr>
        <w:pStyle w:val="Szvegtrzs"/>
        <w:rPr>
          <w:lang w:val="en-US"/>
        </w:rPr>
      </w:pPr>
    </w:p>
    <w:p w14:paraId="3B463D5D" w14:textId="423E8C1D" w:rsidR="00CF1117" w:rsidRDefault="00CF1117" w:rsidP="00CF1117">
      <w:pPr>
        <w:jc w:val="both"/>
        <w:rPr>
          <w:lang w:val="en-US"/>
        </w:rPr>
      </w:pPr>
      <w:r>
        <w:rPr>
          <w:lang w:val="en-US"/>
        </w:rPr>
        <w:t>[12]</w:t>
      </w:r>
      <w:r w:rsidRPr="00CF1117">
        <w:rPr>
          <w:lang w:val="en-US"/>
        </w:rPr>
        <w:t xml:space="preserve"> Orchestration</w:t>
      </w:r>
      <w:r w:rsidR="00270EE0">
        <w:rPr>
          <w:lang w:val="en-US"/>
        </w:rPr>
        <w:t>M3</w:t>
      </w:r>
      <w:r w:rsidRPr="00CF1117">
        <w:rPr>
          <w:lang w:val="en-US"/>
        </w:rPr>
        <w:t xml:space="preserve"> Service IDD</w:t>
      </w:r>
      <w:r w:rsidR="00BB0872">
        <w:rPr>
          <w:lang w:val="en-US"/>
        </w:rPr>
        <w:t xml:space="preserve"> </w:t>
      </w:r>
      <w:r w:rsidRPr="00CF1117">
        <w:rPr>
          <w:lang w:val="en-US"/>
        </w:rPr>
        <w:t>REST</w:t>
      </w:r>
      <w:r w:rsidR="00AF598A">
        <w:rPr>
          <w:lang w:val="en-US"/>
        </w:rPr>
        <w:t>-</w:t>
      </w:r>
      <w:r w:rsidRPr="00CF1117">
        <w:rPr>
          <w:lang w:val="en-US"/>
        </w:rPr>
        <w:t>JSON</w:t>
      </w:r>
      <w:r w:rsidR="00AF598A">
        <w:rPr>
          <w:lang w:val="en-US"/>
        </w:rPr>
        <w:t>-TLS</w:t>
      </w:r>
    </w:p>
    <w:p w14:paraId="0BCF62B1" w14:textId="16C35FEA" w:rsidR="007E5DDB" w:rsidRDefault="007E5DDB" w:rsidP="00CF1117">
      <w:pPr>
        <w:jc w:val="both"/>
        <w:rPr>
          <w:lang w:val="en-US"/>
        </w:rPr>
      </w:pPr>
    </w:p>
    <w:p w14:paraId="604355A5" w14:textId="6A93D9AD" w:rsidR="007E5DDB" w:rsidRPr="00CF1117" w:rsidRDefault="007E5DDB" w:rsidP="00CF1117">
      <w:pPr>
        <w:jc w:val="both"/>
        <w:rPr>
          <w:lang w:val="en-US"/>
        </w:rPr>
      </w:pPr>
      <w:r>
        <w:rPr>
          <w:lang w:val="en-US"/>
        </w:rPr>
        <w:t xml:space="preserve">[13] </w:t>
      </w:r>
      <w:r w:rsidRPr="007E5DDB">
        <w:rPr>
          <w:lang w:val="en-US"/>
        </w:rPr>
        <w:t>Gateway M3 SysDD</w:t>
      </w:r>
    </w:p>
    <w:p w14:paraId="377F979F" w14:textId="5074519D" w:rsidR="00CF1117" w:rsidRDefault="00CF1117" w:rsidP="00D412F3">
      <w:pPr>
        <w:pStyle w:val="Szvegtrzs"/>
        <w:rPr>
          <w:lang w:val="en-US"/>
        </w:rPr>
      </w:pPr>
    </w:p>
    <w:p w14:paraId="196BD645" w14:textId="77B71A38" w:rsidR="004D6993" w:rsidRDefault="004D6993">
      <w:pPr>
        <w:rPr>
          <w:lang w:val="en-US"/>
        </w:rPr>
      </w:pPr>
      <w:r>
        <w:rPr>
          <w:lang w:val="en-US"/>
        </w:rPr>
        <w:br w:type="page"/>
      </w:r>
    </w:p>
    <w:p w14:paraId="073416CB" w14:textId="19F34731" w:rsidR="00105116" w:rsidRPr="00CD480D" w:rsidRDefault="00105116" w:rsidP="009F5CBA">
      <w:pPr>
        <w:pStyle w:val="Cm"/>
      </w:pPr>
      <w:bookmarkStart w:id="25" w:name="_Toc354828814"/>
      <w:r w:rsidRPr="00CD480D">
        <w:lastRenderedPageBreak/>
        <w:t>Revision history</w:t>
      </w:r>
      <w:bookmarkEnd w:id="25"/>
    </w:p>
    <w:p w14:paraId="745B16ED" w14:textId="77777777" w:rsidR="00105116" w:rsidRPr="00CD480D" w:rsidRDefault="00105116" w:rsidP="009F5CBA">
      <w:pPr>
        <w:pStyle w:val="Cmsor1"/>
      </w:pPr>
      <w:bookmarkStart w:id="26" w:name="_Toc354828815"/>
      <w:bookmarkStart w:id="27" w:name="_Toc459645651"/>
      <w:r w:rsidRPr="00CD480D">
        <w:t>Amendments</w:t>
      </w:r>
      <w:bookmarkEnd w:id="26"/>
      <w:bookmarkEnd w:id="27"/>
    </w:p>
    <w:tbl>
      <w:tblPr>
        <w:tblStyle w:val="Rcsostblzat"/>
        <w:tblW w:w="0" w:type="auto"/>
        <w:tblLook w:val="04A0" w:firstRow="1" w:lastRow="0" w:firstColumn="1" w:lastColumn="0" w:noHBand="0" w:noVBand="1"/>
      </w:tblPr>
      <w:tblGrid>
        <w:gridCol w:w="668"/>
        <w:gridCol w:w="1786"/>
        <w:gridCol w:w="913"/>
        <w:gridCol w:w="3106"/>
        <w:gridCol w:w="2298"/>
      </w:tblGrid>
      <w:tr w:rsidR="00105116" w:rsidRPr="00CD480D" w14:paraId="5589B472" w14:textId="77777777" w:rsidTr="002E2090">
        <w:tc>
          <w:tcPr>
            <w:tcW w:w="675" w:type="dxa"/>
            <w:shd w:val="clear" w:color="auto" w:fill="BFBFBF" w:themeFill="background1" w:themeFillShade="BF"/>
          </w:tcPr>
          <w:p w14:paraId="658B703E"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No.</w:t>
            </w:r>
          </w:p>
        </w:tc>
        <w:tc>
          <w:tcPr>
            <w:tcW w:w="1843" w:type="dxa"/>
            <w:shd w:val="clear" w:color="auto" w:fill="BFBFBF" w:themeFill="background1" w:themeFillShade="BF"/>
          </w:tcPr>
          <w:p w14:paraId="315DD4F7"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Date</w:t>
            </w:r>
          </w:p>
        </w:tc>
        <w:tc>
          <w:tcPr>
            <w:tcW w:w="913" w:type="dxa"/>
            <w:shd w:val="clear" w:color="auto" w:fill="BFBFBF" w:themeFill="background1" w:themeFillShade="BF"/>
          </w:tcPr>
          <w:p w14:paraId="77BFC46B"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Version</w:t>
            </w:r>
          </w:p>
        </w:tc>
        <w:tc>
          <w:tcPr>
            <w:tcW w:w="3198" w:type="dxa"/>
            <w:shd w:val="clear" w:color="auto" w:fill="BFBFBF" w:themeFill="background1" w:themeFillShade="BF"/>
          </w:tcPr>
          <w:p w14:paraId="12DF4206"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 xml:space="preserve">Subject of </w:t>
            </w:r>
            <w:r w:rsidR="003566DF" w:rsidRPr="00CD480D">
              <w:rPr>
                <w:rFonts w:ascii="Times New Roman" w:hAnsi="Times New Roman" w:cs="Times New Roman"/>
                <w:sz w:val="22"/>
                <w:szCs w:val="22"/>
                <w:lang w:val="en-US"/>
              </w:rPr>
              <w:t>Amendments</w:t>
            </w:r>
          </w:p>
        </w:tc>
        <w:tc>
          <w:tcPr>
            <w:tcW w:w="2368" w:type="dxa"/>
            <w:shd w:val="clear" w:color="auto" w:fill="BFBFBF" w:themeFill="background1" w:themeFillShade="BF"/>
          </w:tcPr>
          <w:p w14:paraId="19F48B1E"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Author</w:t>
            </w:r>
          </w:p>
        </w:tc>
      </w:tr>
      <w:tr w:rsidR="00105116" w:rsidRPr="00CD480D" w14:paraId="439620F4" w14:textId="77777777" w:rsidTr="002E2090">
        <w:tc>
          <w:tcPr>
            <w:tcW w:w="675" w:type="dxa"/>
          </w:tcPr>
          <w:p w14:paraId="1EDC5C3F"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1</w:t>
            </w:r>
          </w:p>
        </w:tc>
        <w:tc>
          <w:tcPr>
            <w:tcW w:w="1843" w:type="dxa"/>
          </w:tcPr>
          <w:p w14:paraId="06CBA6C5" w14:textId="42331FF9" w:rsidR="00105116" w:rsidRPr="00CD480D" w:rsidRDefault="0020277B" w:rsidP="0020277B">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2016-08</w:t>
            </w:r>
            <w:r w:rsidR="00F72F92" w:rsidRPr="00CD480D">
              <w:rPr>
                <w:rFonts w:ascii="Times New Roman" w:hAnsi="Times New Roman" w:cs="Times New Roman"/>
                <w:sz w:val="22"/>
                <w:szCs w:val="22"/>
                <w:lang w:val="en-US"/>
              </w:rPr>
              <w:t>-</w:t>
            </w:r>
            <w:r w:rsidR="004D6993">
              <w:rPr>
                <w:rFonts w:ascii="Times New Roman" w:hAnsi="Times New Roman" w:cs="Times New Roman"/>
                <w:sz w:val="22"/>
                <w:szCs w:val="22"/>
                <w:lang w:val="en-US"/>
              </w:rPr>
              <w:t>19</w:t>
            </w:r>
          </w:p>
        </w:tc>
        <w:tc>
          <w:tcPr>
            <w:tcW w:w="913" w:type="dxa"/>
          </w:tcPr>
          <w:p w14:paraId="4DC98ACA" w14:textId="1E7A6761" w:rsidR="00105116" w:rsidRPr="00CD480D" w:rsidRDefault="0020277B" w:rsidP="0022387A">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0.1</w:t>
            </w:r>
          </w:p>
        </w:tc>
        <w:tc>
          <w:tcPr>
            <w:tcW w:w="3198" w:type="dxa"/>
          </w:tcPr>
          <w:p w14:paraId="47DE3C34" w14:textId="3432734A" w:rsidR="00105116" w:rsidRPr="00CD480D" w:rsidRDefault="0020277B"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Release ready</w:t>
            </w:r>
          </w:p>
        </w:tc>
        <w:tc>
          <w:tcPr>
            <w:tcW w:w="2368" w:type="dxa"/>
          </w:tcPr>
          <w:p w14:paraId="33B8620B" w14:textId="04DE19E1" w:rsidR="0022387A" w:rsidRPr="00CD480D" w:rsidRDefault="0022387A"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Csaba Hegedűs</w:t>
            </w:r>
          </w:p>
        </w:tc>
      </w:tr>
      <w:tr w:rsidR="00105116" w:rsidRPr="00CD480D" w14:paraId="5B607C8F" w14:textId="77777777" w:rsidTr="002E2090">
        <w:tc>
          <w:tcPr>
            <w:tcW w:w="675" w:type="dxa"/>
          </w:tcPr>
          <w:p w14:paraId="717B0C20" w14:textId="687123E0"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2</w:t>
            </w:r>
          </w:p>
        </w:tc>
        <w:tc>
          <w:tcPr>
            <w:tcW w:w="1843" w:type="dxa"/>
          </w:tcPr>
          <w:p w14:paraId="188D1F83" w14:textId="2E95BB1E" w:rsidR="00105116" w:rsidRPr="00CD480D" w:rsidRDefault="00AF598A" w:rsidP="00D412F3">
            <w:pPr>
              <w:pStyle w:val="Szvegtrzs"/>
              <w:rPr>
                <w:rFonts w:ascii="Times New Roman" w:hAnsi="Times New Roman" w:cs="Times New Roman"/>
                <w:sz w:val="22"/>
                <w:szCs w:val="22"/>
                <w:lang w:val="en-US"/>
              </w:rPr>
            </w:pPr>
            <w:r>
              <w:rPr>
                <w:rFonts w:ascii="Times New Roman" w:hAnsi="Times New Roman" w:cs="Times New Roman"/>
                <w:sz w:val="22"/>
                <w:szCs w:val="22"/>
                <w:lang w:val="en-US"/>
              </w:rPr>
              <w:t>2017-10-02</w:t>
            </w:r>
          </w:p>
        </w:tc>
        <w:tc>
          <w:tcPr>
            <w:tcW w:w="913" w:type="dxa"/>
          </w:tcPr>
          <w:p w14:paraId="78FEB00A" w14:textId="50C03CED" w:rsidR="00105116" w:rsidRPr="00CD480D" w:rsidRDefault="00270EE0" w:rsidP="00D412F3">
            <w:pPr>
              <w:pStyle w:val="Szvegtrzs"/>
              <w:rPr>
                <w:rFonts w:ascii="Times New Roman" w:hAnsi="Times New Roman" w:cs="Times New Roman"/>
                <w:sz w:val="22"/>
                <w:szCs w:val="22"/>
                <w:lang w:val="en-US"/>
              </w:rPr>
            </w:pPr>
            <w:r>
              <w:rPr>
                <w:rFonts w:ascii="Times New Roman" w:hAnsi="Times New Roman" w:cs="Times New Roman"/>
                <w:sz w:val="22"/>
                <w:szCs w:val="22"/>
                <w:lang w:val="en-US"/>
              </w:rPr>
              <w:t>M</w:t>
            </w:r>
            <w:r w:rsidR="00F6551B">
              <w:rPr>
                <w:rFonts w:ascii="Times New Roman" w:hAnsi="Times New Roman" w:cs="Times New Roman"/>
                <w:sz w:val="22"/>
                <w:szCs w:val="22"/>
                <w:lang w:val="en-US"/>
              </w:rPr>
              <w:t>2</w:t>
            </w:r>
          </w:p>
        </w:tc>
        <w:tc>
          <w:tcPr>
            <w:tcW w:w="3198" w:type="dxa"/>
          </w:tcPr>
          <w:p w14:paraId="5DB46C76" w14:textId="2A4BA527" w:rsidR="00105116" w:rsidRPr="00CD480D" w:rsidRDefault="00AF598A" w:rsidP="00D412F3">
            <w:pPr>
              <w:pStyle w:val="Szvegtrzs"/>
              <w:rPr>
                <w:rFonts w:ascii="Times New Roman" w:hAnsi="Times New Roman" w:cs="Times New Roman"/>
                <w:sz w:val="22"/>
                <w:szCs w:val="22"/>
                <w:lang w:val="en-US"/>
              </w:rPr>
            </w:pPr>
            <w:r>
              <w:rPr>
                <w:rFonts w:ascii="Times New Roman" w:hAnsi="Times New Roman" w:cs="Times New Roman"/>
                <w:sz w:val="22"/>
                <w:szCs w:val="22"/>
                <w:lang w:val="en-US"/>
              </w:rPr>
              <w:t xml:space="preserve">Updated for </w:t>
            </w:r>
            <w:r w:rsidR="00270EE0">
              <w:rPr>
                <w:rFonts w:ascii="Times New Roman" w:hAnsi="Times New Roman" w:cs="Times New Roman"/>
                <w:sz w:val="22"/>
                <w:szCs w:val="22"/>
                <w:lang w:val="en-US"/>
              </w:rPr>
              <w:t>M</w:t>
            </w:r>
            <w:r w:rsidR="00F6551B">
              <w:rPr>
                <w:rFonts w:ascii="Times New Roman" w:hAnsi="Times New Roman" w:cs="Times New Roman"/>
                <w:sz w:val="22"/>
                <w:szCs w:val="22"/>
                <w:lang w:val="en-US"/>
              </w:rPr>
              <w:t>2</w:t>
            </w:r>
          </w:p>
        </w:tc>
        <w:tc>
          <w:tcPr>
            <w:tcW w:w="2368" w:type="dxa"/>
          </w:tcPr>
          <w:p w14:paraId="6DB1DC62" w14:textId="5534F580" w:rsidR="00105116" w:rsidRPr="00CD480D" w:rsidRDefault="00AF598A" w:rsidP="00D412F3">
            <w:pPr>
              <w:pStyle w:val="Szvegtrzs"/>
              <w:rPr>
                <w:rFonts w:ascii="Times New Roman" w:hAnsi="Times New Roman" w:cs="Times New Roman"/>
                <w:sz w:val="22"/>
                <w:szCs w:val="22"/>
                <w:lang w:val="en-US"/>
              </w:rPr>
            </w:pPr>
            <w:bookmarkStart w:id="28" w:name="OLE_LINK13"/>
            <w:bookmarkStart w:id="29" w:name="OLE_LINK14"/>
            <w:r>
              <w:rPr>
                <w:rFonts w:ascii="Times New Roman" w:hAnsi="Times New Roman" w:cs="Times New Roman"/>
                <w:sz w:val="22"/>
                <w:szCs w:val="22"/>
                <w:lang w:val="en-US"/>
              </w:rPr>
              <w:t>Csaba Hegedűs</w:t>
            </w:r>
            <w:bookmarkEnd w:id="28"/>
            <w:bookmarkEnd w:id="29"/>
          </w:p>
        </w:tc>
      </w:tr>
      <w:tr w:rsidR="00F6551B" w:rsidRPr="00CD480D" w14:paraId="4B26679C" w14:textId="77777777" w:rsidTr="002E2090">
        <w:tc>
          <w:tcPr>
            <w:tcW w:w="675" w:type="dxa"/>
          </w:tcPr>
          <w:p w14:paraId="5DBE72BC" w14:textId="6BBC4E47" w:rsidR="00F6551B" w:rsidRPr="00CD480D" w:rsidRDefault="00F6551B" w:rsidP="00D412F3">
            <w:pPr>
              <w:pStyle w:val="Szvegtrzs"/>
              <w:rPr>
                <w:rFonts w:ascii="Times New Roman" w:hAnsi="Times New Roman" w:cs="Times New Roman"/>
                <w:sz w:val="22"/>
                <w:szCs w:val="22"/>
                <w:lang w:val="en-US"/>
              </w:rPr>
            </w:pPr>
            <w:r>
              <w:rPr>
                <w:rFonts w:ascii="Times New Roman" w:hAnsi="Times New Roman" w:cs="Times New Roman"/>
                <w:sz w:val="22"/>
                <w:szCs w:val="22"/>
                <w:lang w:val="en-US"/>
              </w:rPr>
              <w:t>3</w:t>
            </w:r>
          </w:p>
        </w:tc>
        <w:tc>
          <w:tcPr>
            <w:tcW w:w="1843" w:type="dxa"/>
          </w:tcPr>
          <w:p w14:paraId="6E44882F" w14:textId="135E1EB6" w:rsidR="00F6551B" w:rsidRDefault="00F6551B" w:rsidP="00D412F3">
            <w:pPr>
              <w:pStyle w:val="Szvegtrzs"/>
              <w:rPr>
                <w:rFonts w:ascii="Times New Roman" w:hAnsi="Times New Roman" w:cs="Times New Roman"/>
                <w:sz w:val="22"/>
                <w:szCs w:val="22"/>
                <w:lang w:val="en-US"/>
              </w:rPr>
            </w:pPr>
            <w:r>
              <w:rPr>
                <w:rFonts w:ascii="Times New Roman" w:hAnsi="Times New Roman" w:cs="Times New Roman"/>
                <w:sz w:val="22"/>
                <w:szCs w:val="22"/>
                <w:lang w:val="en-US"/>
              </w:rPr>
              <w:t>2018-02-15</w:t>
            </w:r>
          </w:p>
        </w:tc>
        <w:tc>
          <w:tcPr>
            <w:tcW w:w="913" w:type="dxa"/>
          </w:tcPr>
          <w:p w14:paraId="562976DF" w14:textId="2586ABC2" w:rsidR="00F6551B" w:rsidRDefault="00F6551B" w:rsidP="00D412F3">
            <w:pPr>
              <w:pStyle w:val="Szvegtrzs"/>
              <w:rPr>
                <w:rFonts w:ascii="Times New Roman" w:hAnsi="Times New Roman" w:cs="Times New Roman"/>
                <w:sz w:val="22"/>
                <w:szCs w:val="22"/>
                <w:lang w:val="en-US"/>
              </w:rPr>
            </w:pPr>
            <w:r>
              <w:rPr>
                <w:rFonts w:ascii="Times New Roman" w:hAnsi="Times New Roman" w:cs="Times New Roman"/>
                <w:sz w:val="22"/>
                <w:szCs w:val="22"/>
                <w:lang w:val="en-US"/>
              </w:rPr>
              <w:t>M3</w:t>
            </w:r>
          </w:p>
        </w:tc>
        <w:tc>
          <w:tcPr>
            <w:tcW w:w="3198" w:type="dxa"/>
          </w:tcPr>
          <w:p w14:paraId="0FC23656" w14:textId="26A9388C" w:rsidR="00F6551B" w:rsidRDefault="00F6551B" w:rsidP="00D412F3">
            <w:pPr>
              <w:pStyle w:val="Szvegtrzs"/>
              <w:rPr>
                <w:rFonts w:ascii="Times New Roman" w:hAnsi="Times New Roman" w:cs="Times New Roman"/>
                <w:sz w:val="22"/>
                <w:szCs w:val="22"/>
                <w:lang w:val="en-US"/>
              </w:rPr>
            </w:pPr>
            <w:r>
              <w:rPr>
                <w:rFonts w:ascii="Times New Roman" w:hAnsi="Times New Roman" w:cs="Times New Roman"/>
                <w:sz w:val="22"/>
                <w:szCs w:val="22"/>
                <w:lang w:val="en-US"/>
              </w:rPr>
              <w:t>Updated for M3</w:t>
            </w:r>
          </w:p>
        </w:tc>
        <w:tc>
          <w:tcPr>
            <w:tcW w:w="2368" w:type="dxa"/>
          </w:tcPr>
          <w:p w14:paraId="28AB353F" w14:textId="5B091F46" w:rsidR="00F6551B" w:rsidRDefault="00F6551B" w:rsidP="00D412F3">
            <w:pPr>
              <w:pStyle w:val="Szvegtrzs"/>
              <w:rPr>
                <w:rFonts w:ascii="Times New Roman" w:hAnsi="Times New Roman" w:cs="Times New Roman"/>
                <w:sz w:val="22"/>
                <w:szCs w:val="22"/>
                <w:lang w:val="en-US"/>
              </w:rPr>
            </w:pPr>
            <w:r>
              <w:rPr>
                <w:rFonts w:ascii="Times New Roman" w:hAnsi="Times New Roman" w:cs="Times New Roman"/>
                <w:sz w:val="22"/>
                <w:szCs w:val="22"/>
                <w:lang w:val="en-US"/>
              </w:rPr>
              <w:t>Csaba Hegedűs</w:t>
            </w:r>
          </w:p>
        </w:tc>
      </w:tr>
    </w:tbl>
    <w:p w14:paraId="1F975597" w14:textId="77777777" w:rsidR="00105116" w:rsidRPr="00CD480D" w:rsidRDefault="00105116" w:rsidP="00D412F3">
      <w:pPr>
        <w:pStyle w:val="Szvegtrzs"/>
        <w:rPr>
          <w:rFonts w:ascii="Times New Roman" w:hAnsi="Times New Roman" w:cs="Times New Roman"/>
          <w:sz w:val="22"/>
          <w:szCs w:val="22"/>
          <w:lang w:val="en-US"/>
        </w:rPr>
      </w:pPr>
    </w:p>
    <w:p w14:paraId="0BBB3AF4" w14:textId="77777777" w:rsidR="00105116" w:rsidRPr="00CD480D" w:rsidRDefault="00105116" w:rsidP="009F5CBA">
      <w:pPr>
        <w:pStyle w:val="Cmsor1"/>
      </w:pPr>
      <w:bookmarkStart w:id="30" w:name="_Toc354828816"/>
      <w:bookmarkStart w:id="31" w:name="_Toc459645652"/>
      <w:r w:rsidRPr="00CD480D">
        <w:t>Quality Assurance</w:t>
      </w:r>
      <w:bookmarkEnd w:id="30"/>
      <w:bookmarkEnd w:id="31"/>
    </w:p>
    <w:tbl>
      <w:tblPr>
        <w:tblStyle w:val="Rcsostblzat"/>
        <w:tblW w:w="0" w:type="auto"/>
        <w:tblLook w:val="04A0" w:firstRow="1" w:lastRow="0" w:firstColumn="1" w:lastColumn="0" w:noHBand="0" w:noVBand="1"/>
      </w:tblPr>
      <w:tblGrid>
        <w:gridCol w:w="674"/>
        <w:gridCol w:w="1843"/>
        <w:gridCol w:w="914"/>
        <w:gridCol w:w="2368"/>
      </w:tblGrid>
      <w:tr w:rsidR="00105116" w:rsidRPr="00CD480D" w14:paraId="3F925AAE" w14:textId="77777777" w:rsidTr="002E2090">
        <w:tc>
          <w:tcPr>
            <w:tcW w:w="674" w:type="dxa"/>
            <w:shd w:val="clear" w:color="auto" w:fill="BFBFBF" w:themeFill="background1" w:themeFillShade="BF"/>
          </w:tcPr>
          <w:p w14:paraId="28D165DA"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No.</w:t>
            </w:r>
          </w:p>
        </w:tc>
        <w:tc>
          <w:tcPr>
            <w:tcW w:w="1843" w:type="dxa"/>
            <w:shd w:val="clear" w:color="auto" w:fill="BFBFBF" w:themeFill="background1" w:themeFillShade="BF"/>
          </w:tcPr>
          <w:p w14:paraId="043D336A"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Date</w:t>
            </w:r>
          </w:p>
        </w:tc>
        <w:tc>
          <w:tcPr>
            <w:tcW w:w="914" w:type="dxa"/>
            <w:shd w:val="clear" w:color="auto" w:fill="BFBFBF" w:themeFill="background1" w:themeFillShade="BF"/>
          </w:tcPr>
          <w:p w14:paraId="3AEA2D78"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Version</w:t>
            </w:r>
          </w:p>
        </w:tc>
        <w:tc>
          <w:tcPr>
            <w:tcW w:w="2368" w:type="dxa"/>
            <w:shd w:val="clear" w:color="auto" w:fill="BFBFBF" w:themeFill="background1" w:themeFillShade="BF"/>
          </w:tcPr>
          <w:p w14:paraId="44DF24C4"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Approved by</w:t>
            </w:r>
          </w:p>
        </w:tc>
      </w:tr>
      <w:tr w:rsidR="00105116" w:rsidRPr="00CD480D" w14:paraId="37D5570D" w14:textId="77777777" w:rsidTr="002E2090">
        <w:tc>
          <w:tcPr>
            <w:tcW w:w="674" w:type="dxa"/>
          </w:tcPr>
          <w:p w14:paraId="6CAD9921"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1</w:t>
            </w:r>
          </w:p>
        </w:tc>
        <w:tc>
          <w:tcPr>
            <w:tcW w:w="1843" w:type="dxa"/>
          </w:tcPr>
          <w:p w14:paraId="5AD8719C" w14:textId="77777777" w:rsidR="00105116" w:rsidRPr="00CD480D" w:rsidRDefault="00105116" w:rsidP="00D412F3">
            <w:pPr>
              <w:pStyle w:val="Szvegtrzs"/>
              <w:rPr>
                <w:rFonts w:ascii="Times New Roman" w:hAnsi="Times New Roman" w:cs="Times New Roman"/>
                <w:sz w:val="22"/>
                <w:szCs w:val="22"/>
                <w:lang w:val="en-US"/>
              </w:rPr>
            </w:pPr>
          </w:p>
        </w:tc>
        <w:tc>
          <w:tcPr>
            <w:tcW w:w="914" w:type="dxa"/>
          </w:tcPr>
          <w:p w14:paraId="3C8B59CB" w14:textId="77777777" w:rsidR="00105116" w:rsidRPr="00CD480D" w:rsidRDefault="00105116" w:rsidP="00D412F3">
            <w:pPr>
              <w:pStyle w:val="Szvegtrzs"/>
              <w:rPr>
                <w:rFonts w:ascii="Times New Roman" w:hAnsi="Times New Roman" w:cs="Times New Roman"/>
                <w:sz w:val="22"/>
                <w:szCs w:val="22"/>
                <w:lang w:val="en-US"/>
              </w:rPr>
            </w:pPr>
          </w:p>
        </w:tc>
        <w:tc>
          <w:tcPr>
            <w:tcW w:w="2368" w:type="dxa"/>
          </w:tcPr>
          <w:p w14:paraId="49009EB5" w14:textId="77777777" w:rsidR="00105116" w:rsidRPr="00CD480D" w:rsidRDefault="00105116" w:rsidP="00D412F3">
            <w:pPr>
              <w:pStyle w:val="Szvegtrzs"/>
              <w:rPr>
                <w:rFonts w:ascii="Times New Roman" w:hAnsi="Times New Roman" w:cs="Times New Roman"/>
                <w:sz w:val="22"/>
                <w:szCs w:val="22"/>
                <w:lang w:val="en-US"/>
              </w:rPr>
            </w:pPr>
          </w:p>
        </w:tc>
      </w:tr>
      <w:tr w:rsidR="00105116" w:rsidRPr="00CD480D" w14:paraId="13DF4964" w14:textId="77777777" w:rsidTr="002E2090">
        <w:tc>
          <w:tcPr>
            <w:tcW w:w="674" w:type="dxa"/>
          </w:tcPr>
          <w:p w14:paraId="0E796AA3" w14:textId="77777777" w:rsidR="00105116" w:rsidRPr="00CD480D" w:rsidRDefault="00105116" w:rsidP="00D412F3">
            <w:pPr>
              <w:pStyle w:val="Szvegtrzs"/>
              <w:rPr>
                <w:rFonts w:ascii="Times New Roman" w:hAnsi="Times New Roman" w:cs="Times New Roman"/>
                <w:sz w:val="22"/>
                <w:szCs w:val="22"/>
                <w:lang w:val="en-US"/>
              </w:rPr>
            </w:pPr>
            <w:r w:rsidRPr="00CD480D">
              <w:rPr>
                <w:rFonts w:ascii="Times New Roman" w:hAnsi="Times New Roman" w:cs="Times New Roman"/>
                <w:sz w:val="22"/>
                <w:szCs w:val="22"/>
                <w:lang w:val="en-US"/>
              </w:rPr>
              <w:t>2</w:t>
            </w:r>
          </w:p>
        </w:tc>
        <w:tc>
          <w:tcPr>
            <w:tcW w:w="1843" w:type="dxa"/>
          </w:tcPr>
          <w:p w14:paraId="62FCABAE" w14:textId="77777777" w:rsidR="00105116" w:rsidRPr="00CD480D" w:rsidRDefault="00105116" w:rsidP="00D412F3">
            <w:pPr>
              <w:pStyle w:val="Szvegtrzs"/>
              <w:rPr>
                <w:rFonts w:ascii="Times New Roman" w:hAnsi="Times New Roman" w:cs="Times New Roman"/>
                <w:sz w:val="22"/>
                <w:szCs w:val="22"/>
                <w:lang w:val="en-US"/>
              </w:rPr>
            </w:pPr>
          </w:p>
        </w:tc>
        <w:tc>
          <w:tcPr>
            <w:tcW w:w="914" w:type="dxa"/>
          </w:tcPr>
          <w:p w14:paraId="12532275" w14:textId="77777777" w:rsidR="00105116" w:rsidRPr="00CD480D" w:rsidRDefault="00105116" w:rsidP="00D412F3">
            <w:pPr>
              <w:pStyle w:val="Szvegtrzs"/>
              <w:rPr>
                <w:rFonts w:ascii="Times New Roman" w:hAnsi="Times New Roman" w:cs="Times New Roman"/>
                <w:sz w:val="22"/>
                <w:szCs w:val="22"/>
                <w:lang w:val="en-US"/>
              </w:rPr>
            </w:pPr>
          </w:p>
        </w:tc>
        <w:tc>
          <w:tcPr>
            <w:tcW w:w="2368" w:type="dxa"/>
          </w:tcPr>
          <w:p w14:paraId="1A5D99BB" w14:textId="77777777" w:rsidR="00105116" w:rsidRPr="00CD480D" w:rsidRDefault="00105116" w:rsidP="00D412F3">
            <w:pPr>
              <w:pStyle w:val="Szvegtrzs"/>
              <w:rPr>
                <w:rFonts w:ascii="Times New Roman" w:hAnsi="Times New Roman" w:cs="Times New Roman"/>
                <w:sz w:val="22"/>
                <w:szCs w:val="22"/>
                <w:lang w:val="en-US"/>
              </w:rPr>
            </w:pPr>
          </w:p>
        </w:tc>
      </w:tr>
    </w:tbl>
    <w:p w14:paraId="780F4C7A" w14:textId="77777777" w:rsidR="00080E87" w:rsidRPr="00CD480D" w:rsidRDefault="00080E87" w:rsidP="00D412F3">
      <w:pPr>
        <w:pStyle w:val="Szvegtrzs"/>
        <w:rPr>
          <w:lang w:val="en-US"/>
        </w:rPr>
      </w:pPr>
      <w:r w:rsidRPr="00CD480D">
        <w:rPr>
          <w:lang w:val="en-US"/>
        </w:rPr>
        <w:tab/>
      </w:r>
      <w:r w:rsidRPr="00CD480D">
        <w:rPr>
          <w:lang w:val="en-US"/>
        </w:rPr>
        <w:tab/>
      </w:r>
      <w:r w:rsidRPr="00CD480D">
        <w:rPr>
          <w:lang w:val="en-US"/>
        </w:rPr>
        <w:tab/>
      </w:r>
    </w:p>
    <w:p w14:paraId="4FBCF383" w14:textId="77777777" w:rsidR="00081ECA" w:rsidRPr="00CD480D" w:rsidRDefault="002C447C" w:rsidP="00D412F3">
      <w:pPr>
        <w:pStyle w:val="Szvegtrzs"/>
        <w:rPr>
          <w:lang w:val="en-US"/>
        </w:rPr>
      </w:pPr>
      <w:r w:rsidRPr="00CD480D">
        <w:rPr>
          <w:lang w:val="en-US"/>
        </w:rPr>
        <w:tab/>
      </w:r>
      <w:r w:rsidRPr="00CD480D">
        <w:rPr>
          <w:lang w:val="en-US"/>
        </w:rPr>
        <w:tab/>
      </w:r>
    </w:p>
    <w:sectPr w:rsidR="00081ECA" w:rsidRPr="00CD480D" w:rsidSect="00945E96">
      <w:pgSz w:w="11900" w:h="16840"/>
      <w:pgMar w:top="2552" w:right="1134" w:bottom="1418" w:left="1985" w:header="60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52ED8" w14:textId="77777777" w:rsidR="007B0FED" w:rsidRDefault="007B0FED" w:rsidP="00252D9B">
      <w:r>
        <w:separator/>
      </w:r>
    </w:p>
  </w:endnote>
  <w:endnote w:type="continuationSeparator" w:id="0">
    <w:p w14:paraId="5DA50FF1" w14:textId="77777777" w:rsidR="007B0FED" w:rsidRDefault="007B0FED" w:rsidP="00252D9B">
      <w:r>
        <w:continuationSeparator/>
      </w:r>
    </w:p>
  </w:endnote>
  <w:endnote w:type="continuationNotice" w:id="1">
    <w:p w14:paraId="56AB13EF" w14:textId="77777777" w:rsidR="007B0FED" w:rsidRDefault="007B0F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MinionPro-Regular">
    <w:altName w:val="Minion Pro"/>
    <w:panose1 w:val="00000000000000000000"/>
    <w:charset w:val="4D"/>
    <w:family w:val="auto"/>
    <w:notTrueType/>
    <w:pitch w:val="default"/>
    <w:sig w:usb0="00000003" w:usb1="00000000" w:usb2="00000000" w:usb3="00000000" w:csb0="00000001" w:csb1="00000000"/>
  </w:font>
  <w:font w:name="Exo Bold">
    <w:altName w:val="Calibri"/>
    <w:charset w:val="00"/>
    <w:family w:val="auto"/>
    <w:pitch w:val="variable"/>
    <w:sig w:usb0="A00000EF" w:usb1="40002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AF967" w14:textId="77777777" w:rsidR="00F75F62" w:rsidRDefault="00F75F62">
    <w:pPr>
      <w:pStyle w:val="llb"/>
    </w:pPr>
    <w:r>
      <w:rPr>
        <w:noProof/>
        <w:lang w:val="hu-HU" w:eastAsia="hu-HU"/>
      </w:rPr>
      <mc:AlternateContent>
        <mc:Choice Requires="wps">
          <w:drawing>
            <wp:anchor distT="0" distB="0" distL="114300" distR="114300" simplePos="0" relativeHeight="251661312" behindDoc="0" locked="0" layoutInCell="1" allowOverlap="1" wp14:anchorId="4F125F05" wp14:editId="75139D7B">
              <wp:simplePos x="0" y="0"/>
              <wp:positionH relativeFrom="column">
                <wp:posOffset>0</wp:posOffset>
              </wp:positionH>
              <wp:positionV relativeFrom="page">
                <wp:posOffset>9617075</wp:posOffset>
              </wp:positionV>
              <wp:extent cx="5404485" cy="571500"/>
              <wp:effectExtent l="0" t="0" r="5715"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4485" cy="5715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14:paraId="2B0285FD" w14:textId="77777777" w:rsidR="00F75F62" w:rsidRPr="00786E47" w:rsidRDefault="00F75F62" w:rsidP="003C4685">
                          <w:pPr>
                            <w:pStyle w:val="lfej"/>
                            <w:rPr>
                              <w:rFonts w:asciiTheme="majorHAnsi" w:hAnsiTheme="majorHAnsi"/>
                              <w:sz w:val="20"/>
                              <w:szCs w:val="20"/>
                              <w:lang w:val="en-US"/>
                            </w:rPr>
                          </w:pPr>
                          <w:r w:rsidRPr="00786E47">
                            <w:rPr>
                              <w:rFonts w:asciiTheme="majorHAnsi" w:hAnsiTheme="majorHAnsi"/>
                              <w:sz w:val="20"/>
                              <w:szCs w:val="20"/>
                              <w:lang w:val="en-US"/>
                            </w:rPr>
                            <w:t>ARTEMIS Innovation Pilot Project: Arrowhead</w:t>
                          </w:r>
                        </w:p>
                        <w:p w14:paraId="1ADB0D2F" w14:textId="77777777" w:rsidR="00F75F62" w:rsidRPr="00786E47" w:rsidRDefault="00F75F62" w:rsidP="003C4685">
                          <w:pPr>
                            <w:pStyle w:val="lfej"/>
                            <w:rPr>
                              <w:rFonts w:asciiTheme="majorHAnsi" w:hAnsiTheme="majorHAnsi"/>
                              <w:sz w:val="13"/>
                              <w:szCs w:val="13"/>
                              <w:lang w:val="en-US"/>
                            </w:rPr>
                          </w:pPr>
                          <w:r w:rsidRPr="00786E47">
                            <w:rPr>
                              <w:rFonts w:asciiTheme="majorHAnsi" w:hAnsiTheme="majorHAnsi"/>
                              <w:sz w:val="13"/>
                              <w:szCs w:val="13"/>
                              <w:lang w:val="en-US"/>
                            </w:rPr>
                            <w:t>THEME [SP1-JTI-ARTEMIS-2012-AIPP4 SP1-JTI-ARTEMIS-2012-AIPP6]</w:t>
                          </w:r>
                        </w:p>
                        <w:p w14:paraId="6095887B" w14:textId="77777777" w:rsidR="00F75F62" w:rsidRPr="00786E47" w:rsidRDefault="00F75F62" w:rsidP="003C4685">
                          <w:pPr>
                            <w:pStyle w:val="lfej"/>
                            <w:rPr>
                              <w:rFonts w:asciiTheme="majorHAnsi" w:hAnsiTheme="majorHAnsi"/>
                              <w:sz w:val="13"/>
                              <w:szCs w:val="13"/>
                              <w:lang w:val="en-US"/>
                            </w:rPr>
                          </w:pPr>
                          <w:r w:rsidRPr="00786E47">
                            <w:rPr>
                              <w:rFonts w:asciiTheme="majorHAnsi" w:hAnsiTheme="majorHAnsi"/>
                              <w:sz w:val="13"/>
                              <w:szCs w:val="13"/>
                              <w:lang w:val="en-US"/>
                            </w:rPr>
                            <w:t>[Production and Energy System Automation Intelligent-Built environment and urban infrastructure for sustainable and friendly cities]</w:t>
                          </w:r>
                        </w:p>
                        <w:p w14:paraId="63A1D0AA" w14:textId="77777777" w:rsidR="00F75F62" w:rsidRPr="00786E47" w:rsidRDefault="00F75F62" w:rsidP="003C4685">
                          <w:pPr>
                            <w:pStyle w:val="lfej"/>
                            <w:rPr>
                              <w:rFonts w:asciiTheme="majorHAnsi" w:hAnsiTheme="majorHAnsi"/>
                              <w:sz w:val="15"/>
                              <w:szCs w:val="15"/>
                              <w:lang w:val="en-US"/>
                            </w:rPr>
                          </w:pPr>
                          <w:r w:rsidRPr="00786E47">
                            <w:rPr>
                              <w:rFonts w:asciiTheme="majorHAnsi" w:hAnsiTheme="majorHAnsi"/>
                              <w:sz w:val="15"/>
                              <w:szCs w:val="15"/>
                              <w:lang w:val="en-US"/>
                            </w:rPr>
                            <w:t>Grant agreement no: 332987</w:t>
                          </w:r>
                          <w:r>
                            <w:rPr>
                              <w:rFonts w:asciiTheme="majorHAnsi" w:hAnsiTheme="majorHAnsi"/>
                              <w:sz w:val="15"/>
                              <w:szCs w:val="15"/>
                              <w:lang w:val="en-US"/>
                            </w:rPr>
                            <w:t xml:space="preserve">.  </w:t>
                          </w:r>
                          <w:r w:rsidRPr="00786E47">
                            <w:rPr>
                              <w:rFonts w:asciiTheme="majorHAnsi" w:hAnsiTheme="majorHAnsi"/>
                              <w:sz w:val="15"/>
                              <w:szCs w:val="15"/>
                              <w:lang w:val="en-US"/>
                            </w:rPr>
                            <w:t>Project Coordinator: Professor Jerker Delsing | Luleå University of Technology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125F05" id="_x0000_t202" coordsize="21600,21600" o:spt="202" path="m,l,21600r21600,l21600,xe">
              <v:stroke joinstyle="miter"/>
              <v:path gradientshapeok="t" o:connecttype="rect"/>
            </v:shapetype>
            <v:shape id="Text Box 2" o:spid="_x0000_s1027" type="#_x0000_t202" style="position:absolute;margin-left:0;margin-top:757.25pt;width:425.5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" filled="f" stroked="f">
              <v:textbox inset="0,0,0,0">
                <w:txbxContent>
                  <w:p w14:paraId="2B0285FD" w14:textId="77777777" w:rsidR="00F75F62" w:rsidRPr="00786E47" w:rsidRDefault="00F75F62" w:rsidP="003C4685">
                    <w:pPr>
                      <w:pStyle w:val="lfej"/>
                      <w:rPr>
                        <w:rFonts w:asciiTheme="majorHAnsi" w:hAnsiTheme="majorHAnsi"/>
                        <w:sz w:val="20"/>
                        <w:szCs w:val="20"/>
                        <w:lang w:val="en-US"/>
                      </w:rPr>
                    </w:pPr>
                    <w:r w:rsidRPr="00786E47">
                      <w:rPr>
                        <w:rFonts w:asciiTheme="majorHAnsi" w:hAnsiTheme="majorHAnsi"/>
                        <w:sz w:val="20"/>
                        <w:szCs w:val="20"/>
                        <w:lang w:val="en-US"/>
                      </w:rPr>
                      <w:t>ARTEMIS Innovation Pilot Project: Arrowhead</w:t>
                    </w:r>
                  </w:p>
                  <w:p w14:paraId="1ADB0D2F" w14:textId="77777777" w:rsidR="00F75F62" w:rsidRPr="00786E47" w:rsidRDefault="00F75F62" w:rsidP="003C4685">
                    <w:pPr>
                      <w:pStyle w:val="lfej"/>
                      <w:rPr>
                        <w:rFonts w:asciiTheme="majorHAnsi" w:hAnsiTheme="majorHAnsi"/>
                        <w:sz w:val="13"/>
                        <w:szCs w:val="13"/>
                        <w:lang w:val="en-US"/>
                      </w:rPr>
                    </w:pPr>
                    <w:r w:rsidRPr="00786E47">
                      <w:rPr>
                        <w:rFonts w:asciiTheme="majorHAnsi" w:hAnsiTheme="majorHAnsi"/>
                        <w:sz w:val="13"/>
                        <w:szCs w:val="13"/>
                        <w:lang w:val="en-US"/>
                      </w:rPr>
                      <w:t>THEME [SP1-JTI-ARTEMIS-2012-AIPP4 SP1-JTI-ARTEMIS-2012-AIPP6]</w:t>
                    </w:r>
                  </w:p>
                  <w:p w14:paraId="6095887B" w14:textId="77777777" w:rsidR="00F75F62" w:rsidRPr="00786E47" w:rsidRDefault="00F75F62" w:rsidP="003C4685">
                    <w:pPr>
                      <w:pStyle w:val="lfej"/>
                      <w:rPr>
                        <w:rFonts w:asciiTheme="majorHAnsi" w:hAnsiTheme="majorHAnsi"/>
                        <w:sz w:val="13"/>
                        <w:szCs w:val="13"/>
                        <w:lang w:val="en-US"/>
                      </w:rPr>
                    </w:pPr>
                    <w:r w:rsidRPr="00786E47">
                      <w:rPr>
                        <w:rFonts w:asciiTheme="majorHAnsi" w:hAnsiTheme="majorHAnsi"/>
                        <w:sz w:val="13"/>
                        <w:szCs w:val="13"/>
                        <w:lang w:val="en-US"/>
                      </w:rPr>
                      <w:t>[Production and Energy System Automation Intelligent-Built environment and urban infrastructure for sustainable and friendly cities]</w:t>
                    </w:r>
                  </w:p>
                  <w:p w14:paraId="63A1D0AA" w14:textId="77777777" w:rsidR="00F75F62" w:rsidRPr="00786E47" w:rsidRDefault="00F75F62" w:rsidP="003C4685">
                    <w:pPr>
                      <w:pStyle w:val="lfej"/>
                      <w:rPr>
                        <w:rFonts w:asciiTheme="majorHAnsi" w:hAnsiTheme="majorHAnsi"/>
                        <w:sz w:val="15"/>
                        <w:szCs w:val="15"/>
                        <w:lang w:val="en-US"/>
                      </w:rPr>
                    </w:pPr>
                    <w:r w:rsidRPr="00786E47">
                      <w:rPr>
                        <w:rFonts w:asciiTheme="majorHAnsi" w:hAnsiTheme="majorHAnsi"/>
                        <w:sz w:val="15"/>
                        <w:szCs w:val="15"/>
                        <w:lang w:val="en-US"/>
                      </w:rPr>
                      <w:t>Grant agreement no: 332987</w:t>
                    </w:r>
                    <w:r>
                      <w:rPr>
                        <w:rFonts w:asciiTheme="majorHAnsi" w:hAnsiTheme="majorHAnsi"/>
                        <w:sz w:val="15"/>
                        <w:szCs w:val="15"/>
                        <w:lang w:val="en-US"/>
                      </w:rPr>
                      <w:t xml:space="preserve">.  </w:t>
                    </w:r>
                    <w:r w:rsidRPr="00786E47">
                      <w:rPr>
                        <w:rFonts w:asciiTheme="majorHAnsi" w:hAnsiTheme="majorHAnsi"/>
                        <w:sz w:val="15"/>
                        <w:szCs w:val="15"/>
                        <w:lang w:val="en-US"/>
                      </w:rPr>
                      <w:t>Project Coordinator: Professor Jerker Delsing | Luleå University of Technology</w:t>
                    </w:r>
                  </w:p>
                </w:txbxContent>
              </v:textbox>
              <w10:wrap type="square" anchory="page"/>
            </v:shape>
          </w:pict>
        </mc:Fallback>
      </mc:AlternateContent>
    </w:r>
    <w:r w:rsidRPr="003C4685">
      <w:rPr>
        <w:noProof/>
        <w:lang w:val="hu-HU" w:eastAsia="hu-HU"/>
      </w:rPr>
      <w:drawing>
        <wp:anchor distT="0" distB="0" distL="114300" distR="114300" simplePos="0" relativeHeight="251659264" behindDoc="1" locked="0" layoutInCell="1" allowOverlap="1" wp14:anchorId="7C3F14F9" wp14:editId="0C8D5FFD">
          <wp:simplePos x="0" y="0"/>
          <wp:positionH relativeFrom="column">
            <wp:posOffset>-913434</wp:posOffset>
          </wp:positionH>
          <wp:positionV relativeFrom="page">
            <wp:posOffset>9471991</wp:posOffset>
          </wp:positionV>
          <wp:extent cx="805898" cy="655983"/>
          <wp:effectExtent l="19050" t="0" r="0" b="0"/>
          <wp:wrapSquare wrapText="bothSides"/>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emis - CMYk.png"/>
                  <pic:cNvPicPr/>
                </pic:nvPicPr>
                <pic:blipFill>
                  <a:blip r:embed="rId1">
                    <a:extLst>
                      <a:ext uri="{28A0092B-C50C-407E-A947-70E740481C1C}">
                        <a14:useLocalDpi xmlns:a14="http://schemas.microsoft.com/office/drawing/2010/main" val="0"/>
                      </a:ext>
                    </a:extLst>
                  </a:blip>
                  <a:stretch>
                    <a:fillRect/>
                  </a:stretch>
                </pic:blipFill>
                <pic:spPr>
                  <a:xfrm>
                    <a:off x="0" y="0"/>
                    <a:ext cx="807916" cy="650142"/>
                  </a:xfrm>
                  <a:prstGeom prst="rect">
                    <a:avLst/>
                  </a:prstGeom>
                  <a:extLst>
                    <a:ext uri="{FAA26D3D-D897-4be2-8F04-BA451C77F1D7}">
                      <ma14:placeholderFlag xmlns:ve="http://schemas.openxmlformats.org/markup-compatibility/2006"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p w14:paraId="36BE9BCA" w14:textId="77777777" w:rsidR="00F75F62" w:rsidRDefault="00F75F62">
    <w:pPr>
      <w:pStyle w:val="llb"/>
    </w:pPr>
  </w:p>
  <w:p w14:paraId="496B7723" w14:textId="77777777" w:rsidR="00F75F62" w:rsidRDefault="00F75F62">
    <w:pPr>
      <w:pStyle w:val="llb"/>
    </w:pPr>
  </w:p>
  <w:p w14:paraId="3AC662FD" w14:textId="77777777" w:rsidR="00F75F62" w:rsidRDefault="00F75F62">
    <w:pPr>
      <w:pStyle w:val="llb"/>
    </w:pPr>
    <w:r>
      <w:rPr>
        <w:rFonts w:ascii="Exo Bold" w:hAnsi="Exo Bold"/>
        <w:noProof/>
        <w:sz w:val="14"/>
        <w:szCs w:val="14"/>
        <w:lang w:val="hu-HU" w:eastAsia="hu-HU"/>
      </w:rPr>
      <mc:AlternateContent>
        <mc:Choice Requires="wps">
          <w:drawing>
            <wp:anchor distT="0" distB="0" distL="114300" distR="114300" simplePos="0" relativeHeight="251654144" behindDoc="0" locked="0" layoutInCell="1" allowOverlap="1" wp14:anchorId="7F41AD04" wp14:editId="26A81A65">
              <wp:simplePos x="0" y="0"/>
              <wp:positionH relativeFrom="page">
                <wp:posOffset>460375</wp:posOffset>
              </wp:positionH>
              <wp:positionV relativeFrom="page">
                <wp:posOffset>10236200</wp:posOffset>
              </wp:positionV>
              <wp:extent cx="6938010" cy="219710"/>
              <wp:effectExtent l="0" t="0" r="15240" b="8890"/>
              <wp:wrapSquare wrapText="bothSides"/>
              <wp:docPr id="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38010" cy="219710"/>
                      </a:xfrm>
                      <a:prstGeom prst="rect">
                        <a:avLst/>
                      </a:prstGeom>
                      <a:noFill/>
                      <a:ln>
                        <a:noFill/>
                      </a:ln>
                      <a:effectLst/>
                      <a:extLst>
                        <a:ext uri="{FAA26D3D-D897-4be2-8F04-BA451C77F1D7}">
                          <ma14:placeholderFlag xmlns:o="urn:schemas-microsoft-com:office:office" xmlns:v="urn:schemas-microsoft-com:vml" xmlns:w10="urn:schemas-microsoft-com:office:word" xmlns:w="http://schemas.openxmlformats.org/wordprocessingml/2006/main" xmlns:ma14="http://schemas.microsoft.com/office/mac/drawingml/2011/main" xmlns=""/>
                        </a:ex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14:paraId="0D14872F" w14:textId="77777777" w:rsidR="00F75F62" w:rsidRPr="00026922" w:rsidRDefault="00F75F62"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6792C534" w14:textId="77777777" w:rsidR="00F75F62" w:rsidRPr="007C50F4" w:rsidRDefault="00F75F62" w:rsidP="007C50F4">
                          <w:pPr>
                            <w:rPr>
                              <w:rFonts w:asciiTheme="majorHAnsi" w:hAnsiTheme="majorHAnsi"/>
                              <w:sz w:val="18"/>
                              <w:szCs w:val="18"/>
                            </w:rPr>
                          </w:pPr>
                        </w:p>
                        <w:p w14:paraId="04A43F66" w14:textId="77777777" w:rsidR="00F75F62" w:rsidRPr="007C50F4" w:rsidRDefault="00F75F62" w:rsidP="007C50F4">
                          <w:pPr>
                            <w:rPr>
                              <w:rFonts w:asciiTheme="majorHAnsi" w:hAnsiTheme="majorHAnsi"/>
                            </w:rPr>
                          </w:pPr>
                        </w:p>
                        <w:p w14:paraId="2C20E7ED" w14:textId="77777777" w:rsidR="00F75F62" w:rsidRPr="007C50F4" w:rsidRDefault="00F75F62" w:rsidP="007C50F4">
                          <w:pPr>
                            <w:rPr>
                              <w:rFonts w:asciiTheme="majorHAnsi" w:hAnsiTheme="majorHAns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1AD04" id="Text Box 5" o:spid="_x0000_s1028" type="#_x0000_t202" style="position:absolute;margin-left:36.25pt;margin-top:806pt;width:546.3pt;height:17.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" filled="f" stroked="f">
              <v:textbox inset="0,0,0,0">
                <w:txbxContent>
                  <w:p w14:paraId="0D14872F" w14:textId="77777777" w:rsidR="00F75F62" w:rsidRPr="00026922" w:rsidRDefault="00F75F62"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6792C534" w14:textId="77777777" w:rsidR="00F75F62" w:rsidRPr="007C50F4" w:rsidRDefault="00F75F62" w:rsidP="007C50F4">
                    <w:pPr>
                      <w:rPr>
                        <w:rFonts w:asciiTheme="majorHAnsi" w:hAnsiTheme="majorHAnsi"/>
                        <w:sz w:val="18"/>
                        <w:szCs w:val="18"/>
                      </w:rPr>
                    </w:pPr>
                  </w:p>
                  <w:p w14:paraId="04A43F66" w14:textId="77777777" w:rsidR="00F75F62" w:rsidRPr="007C50F4" w:rsidRDefault="00F75F62" w:rsidP="007C50F4">
                    <w:pPr>
                      <w:rPr>
                        <w:rFonts w:asciiTheme="majorHAnsi" w:hAnsiTheme="majorHAnsi"/>
                      </w:rPr>
                    </w:pPr>
                  </w:p>
                  <w:p w14:paraId="2C20E7ED" w14:textId="77777777" w:rsidR="00F75F62" w:rsidRPr="007C50F4" w:rsidRDefault="00F75F62" w:rsidP="007C50F4">
                    <w:pPr>
                      <w:rPr>
                        <w:rFonts w:asciiTheme="majorHAnsi" w:hAnsiTheme="majorHAnsi"/>
                      </w:rPr>
                    </w:pPr>
                  </w:p>
                </w:txbxContent>
              </v:textbox>
              <w10:wrap type="square" anchorx="page" anchory="page"/>
            </v:shape>
          </w:pict>
        </mc:Fallback>
      </mc:AlternateContent>
    </w:r>
    <w:r>
      <w:rPr>
        <w:rFonts w:ascii="Exo Bold" w:hAnsi="Exo Bold"/>
        <w:noProof/>
        <w:sz w:val="14"/>
        <w:szCs w:val="14"/>
        <w:lang w:val="hu-HU" w:eastAsia="hu-HU"/>
      </w:rPr>
      <mc:AlternateContent>
        <mc:Choice Requires="wps">
          <w:drawing>
            <wp:anchor distT="0" distB="0" distL="114300" distR="114300" simplePos="0" relativeHeight="251655168" behindDoc="0" locked="0" layoutInCell="1" allowOverlap="1" wp14:anchorId="70582EB5" wp14:editId="1A0951FC">
              <wp:simplePos x="0" y="0"/>
              <wp:positionH relativeFrom="column">
                <wp:posOffset>-799465</wp:posOffset>
              </wp:positionH>
              <wp:positionV relativeFrom="paragraph">
                <wp:posOffset>146050</wp:posOffset>
              </wp:positionV>
              <wp:extent cx="6743700" cy="0"/>
              <wp:effectExtent l="13335" t="8890" r="5715" b="29210"/>
              <wp:wrapNone/>
              <wp:docPr id="39" name="Rak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6350">
                        <a:solidFill>
                          <a:schemeClr val="tx1">
                            <a:lumMod val="100000"/>
                            <a:lumOff val="0"/>
                          </a:schemeClr>
                        </a:solidFill>
                        <a:round/>
                        <a:headEnd/>
                        <a:tailEn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6F8718B" id="Rak 9"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95pt,11.5pt" to="468.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" strokecolor="black [3213]" strokeweight=".5pt">
              <v:shadow on="t" opacity="24903f" origin=",.5" offset="0,.55556mm"/>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11EB5" w14:textId="77777777" w:rsidR="00F75F62" w:rsidRDefault="00F75F62">
    <w:pPr>
      <w:pStyle w:val="llb"/>
    </w:pPr>
    <w:r>
      <w:rPr>
        <w:rFonts w:ascii="Exo Bold" w:hAnsi="Exo Bold"/>
        <w:noProof/>
        <w:sz w:val="14"/>
        <w:szCs w:val="14"/>
        <w:lang w:val="hu-HU" w:eastAsia="hu-HU"/>
      </w:rPr>
      <mc:AlternateContent>
        <mc:Choice Requires="wps">
          <w:drawing>
            <wp:anchor distT="0" distB="0" distL="114300" distR="114300" simplePos="0" relativeHeight="251657216" behindDoc="0" locked="0" layoutInCell="1" allowOverlap="1" wp14:anchorId="5DCBED81" wp14:editId="18737735">
              <wp:simplePos x="0" y="0"/>
              <wp:positionH relativeFrom="page">
                <wp:posOffset>460375</wp:posOffset>
              </wp:positionH>
              <wp:positionV relativeFrom="page">
                <wp:posOffset>10236200</wp:posOffset>
              </wp:positionV>
              <wp:extent cx="6938010" cy="219710"/>
              <wp:effectExtent l="0" t="0" r="15240" b="8890"/>
              <wp:wrapSquare wrapText="bothSides"/>
              <wp:docPr id="3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38010" cy="219710"/>
                      </a:xfrm>
                      <a:prstGeom prst="rect">
                        <a:avLst/>
                      </a:prstGeom>
                      <a:noFill/>
                      <a:ln>
                        <a:noFill/>
                      </a:ln>
                      <a:effectLst/>
                      <a:extLst>
                        <a:ext uri="{FAA26D3D-D897-4be2-8F04-BA451C77F1D7}">
                          <ma14:placeholderFlag xmlns:o="urn:schemas-microsoft-com:office:office" xmlns:v="urn:schemas-microsoft-com:vml" xmlns:w10="urn:schemas-microsoft-com:office:word" xmlns:w="http://schemas.openxmlformats.org/wordprocessingml/2006/main" xmlns:ma14="http://schemas.microsoft.com/office/mac/drawingml/2011/main" xmlns=""/>
                        </a:ex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14:paraId="6DF1CA68" w14:textId="77777777" w:rsidR="00F75F62" w:rsidRPr="00026922" w:rsidRDefault="00F75F62"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6FEEEFF7" w14:textId="77777777" w:rsidR="00F75F62" w:rsidRPr="007C50F4" w:rsidRDefault="00F75F62" w:rsidP="007C50F4">
                          <w:pPr>
                            <w:rPr>
                              <w:rFonts w:asciiTheme="majorHAnsi" w:hAnsiTheme="majorHAnsi"/>
                              <w:sz w:val="18"/>
                              <w:szCs w:val="18"/>
                            </w:rPr>
                          </w:pPr>
                        </w:p>
                        <w:p w14:paraId="3C78BE0F" w14:textId="77777777" w:rsidR="00F75F62" w:rsidRPr="007C50F4" w:rsidRDefault="00F75F62" w:rsidP="007C50F4">
                          <w:pPr>
                            <w:rPr>
                              <w:rFonts w:asciiTheme="majorHAnsi" w:hAnsiTheme="majorHAnsi"/>
                            </w:rPr>
                          </w:pPr>
                        </w:p>
                        <w:p w14:paraId="7F200B81" w14:textId="77777777" w:rsidR="00F75F62" w:rsidRPr="007C50F4" w:rsidRDefault="00F75F62" w:rsidP="007C50F4">
                          <w:pPr>
                            <w:rPr>
                              <w:rFonts w:asciiTheme="majorHAnsi" w:hAnsiTheme="majorHAns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CBED81" id="_x0000_t202" coordsize="21600,21600" o:spt="202" path="m,l,21600r21600,l21600,xe">
              <v:stroke joinstyle="miter"/>
              <v:path gradientshapeok="t" o:connecttype="rect"/>
            </v:shapetype>
            <v:shape id="_x0000_s1029" type="#_x0000_t202" style="position:absolute;margin-left:36.25pt;margin-top:806pt;width:546.3pt;height:17.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" filled="f" stroked="f">
              <v:textbox inset="0,0,0,0">
                <w:txbxContent>
                  <w:p w14:paraId="6DF1CA68" w14:textId="77777777" w:rsidR="00F75F62" w:rsidRPr="00026922" w:rsidRDefault="00F75F62"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6FEEEFF7" w14:textId="77777777" w:rsidR="00F75F62" w:rsidRPr="007C50F4" w:rsidRDefault="00F75F62" w:rsidP="007C50F4">
                    <w:pPr>
                      <w:rPr>
                        <w:rFonts w:asciiTheme="majorHAnsi" w:hAnsiTheme="majorHAnsi"/>
                        <w:sz w:val="18"/>
                        <w:szCs w:val="18"/>
                      </w:rPr>
                    </w:pPr>
                  </w:p>
                  <w:p w14:paraId="3C78BE0F" w14:textId="77777777" w:rsidR="00F75F62" w:rsidRPr="007C50F4" w:rsidRDefault="00F75F62" w:rsidP="007C50F4">
                    <w:pPr>
                      <w:rPr>
                        <w:rFonts w:asciiTheme="majorHAnsi" w:hAnsiTheme="majorHAnsi"/>
                      </w:rPr>
                    </w:pPr>
                  </w:p>
                  <w:p w14:paraId="7F200B81" w14:textId="77777777" w:rsidR="00F75F62" w:rsidRPr="007C50F4" w:rsidRDefault="00F75F62" w:rsidP="007C50F4">
                    <w:pPr>
                      <w:rPr>
                        <w:rFonts w:asciiTheme="majorHAnsi" w:hAnsiTheme="majorHAnsi"/>
                      </w:rPr>
                    </w:pPr>
                  </w:p>
                </w:txbxContent>
              </v:textbox>
              <w10:wrap type="square" anchorx="page" anchory="page"/>
            </v:shape>
          </w:pict>
        </mc:Fallback>
      </mc:AlternateContent>
    </w:r>
    <w:r>
      <w:rPr>
        <w:rFonts w:ascii="Exo Bold" w:hAnsi="Exo Bold"/>
        <w:noProof/>
        <w:sz w:val="14"/>
        <w:szCs w:val="14"/>
        <w:lang w:val="hu-HU" w:eastAsia="hu-HU"/>
      </w:rPr>
      <mc:AlternateContent>
        <mc:Choice Requires="wps">
          <w:drawing>
            <wp:anchor distT="0" distB="0" distL="114300" distR="114300" simplePos="0" relativeHeight="251658240" behindDoc="0" locked="0" layoutInCell="1" allowOverlap="1" wp14:anchorId="44F5FCB7" wp14:editId="20B0EB0C">
              <wp:simplePos x="0" y="0"/>
              <wp:positionH relativeFrom="column">
                <wp:posOffset>-799465</wp:posOffset>
              </wp:positionH>
              <wp:positionV relativeFrom="paragraph">
                <wp:posOffset>146050</wp:posOffset>
              </wp:positionV>
              <wp:extent cx="6743700" cy="0"/>
              <wp:effectExtent l="13335" t="9525" r="5715" b="28575"/>
              <wp:wrapNone/>
              <wp:docPr id="3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6350">
                        <a:solidFill>
                          <a:schemeClr val="tx1">
                            <a:lumMod val="100000"/>
                            <a:lumOff val="0"/>
                          </a:schemeClr>
                        </a:solidFill>
                        <a:round/>
                        <a:headEnd/>
                        <a:tailEn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B592F52"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95pt,11.5pt" to="468.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" strokecolor="black [3213]" strokeweight=".5pt">
              <v:shadow on="t" opacity="24903f" origin=",.5" offset="0,.55556mm"/>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77CE74" w14:textId="77777777" w:rsidR="007B0FED" w:rsidRDefault="007B0FED" w:rsidP="00252D9B">
      <w:r>
        <w:separator/>
      </w:r>
    </w:p>
  </w:footnote>
  <w:footnote w:type="continuationSeparator" w:id="0">
    <w:p w14:paraId="008996B0" w14:textId="77777777" w:rsidR="007B0FED" w:rsidRDefault="007B0FED" w:rsidP="00252D9B">
      <w:r>
        <w:continuationSeparator/>
      </w:r>
    </w:p>
  </w:footnote>
  <w:footnote w:type="continuationNotice" w:id="1">
    <w:p w14:paraId="2D1F359E" w14:textId="77777777" w:rsidR="007B0FED" w:rsidRDefault="007B0F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D56DE" w14:textId="77777777" w:rsidR="00F75F62" w:rsidRPr="00484354" w:rsidRDefault="00F75F62" w:rsidP="003C4685">
    <w:pPr>
      <w:tabs>
        <w:tab w:val="right" w:pos="9923"/>
      </w:tabs>
      <w:spacing w:after="40"/>
      <w:rPr>
        <w:rFonts w:asciiTheme="majorHAnsi" w:hAnsiTheme="majorHAnsi"/>
        <w:b/>
        <w:sz w:val="18"/>
        <w:szCs w:val="18"/>
      </w:rPr>
    </w:pPr>
    <w:r w:rsidRPr="007C50F4">
      <w:rPr>
        <w:rFonts w:asciiTheme="majorHAnsi" w:hAnsiTheme="majorHAnsi"/>
        <w:b/>
        <w:noProof/>
        <w:sz w:val="18"/>
        <w:szCs w:val="18"/>
        <w:lang w:val="hu-HU" w:eastAsia="hu-HU"/>
      </w:rPr>
      <w:drawing>
        <wp:anchor distT="0" distB="0" distL="114300" distR="114300" simplePos="0" relativeHeight="251656192" behindDoc="1" locked="0" layoutInCell="1" allowOverlap="1" wp14:anchorId="2C4FEBAC" wp14:editId="19FC09E0">
          <wp:simplePos x="0" y="0"/>
          <wp:positionH relativeFrom="page">
            <wp:posOffset>356870</wp:posOffset>
          </wp:positionH>
          <wp:positionV relativeFrom="page">
            <wp:posOffset>353695</wp:posOffset>
          </wp:positionV>
          <wp:extent cx="1096838" cy="967528"/>
          <wp:effectExtent l="19050" t="0" r="8062" b="0"/>
          <wp:wrapNone/>
          <wp:docPr id="1"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png"/>
                  <pic:cNvPicPr/>
                </pic:nvPicPr>
                <pic:blipFill rotWithShape="1">
                  <a:blip r:embed="rId1">
                    <a:extLst>
                      <a:ext uri="{28A0092B-C50C-407E-A947-70E740481C1C}">
                        <a14:useLocalDpi xmlns:a14="http://schemas.microsoft.com/office/drawing/2010/main" val="0"/>
                      </a:ext>
                    </a:extLst>
                  </a:blip>
                  <a:srcRect b="12634"/>
                  <a:stretch/>
                </pic:blipFill>
                <pic:spPr bwMode="auto">
                  <a:xfrm>
                    <a:off x="0" y="0"/>
                    <a:ext cx="1096838" cy="967528"/>
                  </a:xfrm>
                  <a:prstGeom prst="rect">
                    <a:avLst/>
                  </a:prstGeom>
                  <a:ln>
                    <a:noFill/>
                  </a:ln>
                  <a:extLst>
                    <a:ext uri="{53640926-AAD7-44D8-BBD7-CCE9431645EC}">
                      <a14:shadowObscured xmlns:a14="http://schemas.microsoft.com/office/drawing/2010/main"/>
                    </a:ext>
                  </a:extLst>
                </pic:spPr>
              </pic:pic>
            </a:graphicData>
          </a:graphic>
        </wp:anchor>
      </w:drawing>
    </w:r>
  </w:p>
  <w:tbl>
    <w:tblPr>
      <w:tblStyle w:val="Rcsostblzat"/>
      <w:tblpPr w:leftFromText="181" w:rightFromText="181" w:vertAnchor="text" w:horzAnchor="margin" w:tblpXSpec="right" w:tblpY="1"/>
      <w:tblOverlap w:val="never"/>
      <w:tblW w:w="7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3"/>
      <w:gridCol w:w="2268"/>
    </w:tblGrid>
    <w:tr w:rsidR="00F75F62" w:rsidRPr="00C76DE5" w14:paraId="039C866E" w14:textId="77777777" w:rsidTr="003C4685">
      <w:tc>
        <w:tcPr>
          <w:tcW w:w="5093" w:type="dxa"/>
        </w:tcPr>
        <w:p w14:paraId="6AEA701E" w14:textId="77777777" w:rsidR="00F75F62" w:rsidRDefault="00F75F62" w:rsidP="002E2090">
          <w:pPr>
            <w:rPr>
              <w:rFonts w:asciiTheme="majorHAnsi" w:hAnsiTheme="majorHAnsi"/>
              <w:b/>
              <w:sz w:val="16"/>
              <w:szCs w:val="18"/>
              <w:lang w:val="en-US"/>
            </w:rPr>
          </w:pPr>
          <w:r w:rsidRPr="00C76DE5">
            <w:rPr>
              <w:rFonts w:asciiTheme="majorHAnsi" w:hAnsiTheme="majorHAnsi"/>
              <w:sz w:val="16"/>
              <w:szCs w:val="18"/>
              <w:lang w:val="en-US"/>
            </w:rPr>
            <w:t xml:space="preserve">Document </w:t>
          </w:r>
          <w:r>
            <w:rPr>
              <w:rFonts w:asciiTheme="majorHAnsi" w:hAnsiTheme="majorHAnsi"/>
              <w:sz w:val="16"/>
              <w:szCs w:val="18"/>
              <w:lang w:val="en-US"/>
            </w:rPr>
            <w:t>title</w:t>
          </w:r>
        </w:p>
        <w:p w14:paraId="3EDC1733" w14:textId="7C31AE78" w:rsidR="00F75F62" w:rsidRPr="002C447C" w:rsidRDefault="00F75F62" w:rsidP="00DF7886">
          <w:pPr>
            <w:spacing w:after="80"/>
            <w:rPr>
              <w:rFonts w:asciiTheme="majorHAnsi" w:hAnsiTheme="majorHAnsi"/>
              <w:sz w:val="18"/>
              <w:szCs w:val="18"/>
              <w:lang w:val="en-US"/>
            </w:rPr>
          </w:pPr>
          <w:r>
            <w:rPr>
              <w:rFonts w:asciiTheme="majorHAnsi" w:hAnsiTheme="majorHAnsi"/>
              <w:sz w:val="18"/>
              <w:szCs w:val="18"/>
              <w:lang w:val="en-US"/>
            </w:rPr>
            <w:t>Core Systems Implementation Design Document</w:t>
          </w:r>
        </w:p>
      </w:tc>
      <w:tc>
        <w:tcPr>
          <w:tcW w:w="2268" w:type="dxa"/>
        </w:tcPr>
        <w:p w14:paraId="1C72D360" w14:textId="77777777" w:rsidR="00F75F62" w:rsidRPr="00C76DE5" w:rsidRDefault="00F75F62" w:rsidP="002E2090">
          <w:pPr>
            <w:rPr>
              <w:rFonts w:asciiTheme="majorHAnsi" w:hAnsiTheme="majorHAnsi"/>
              <w:sz w:val="16"/>
              <w:szCs w:val="18"/>
              <w:lang w:val="en-US"/>
            </w:rPr>
          </w:pPr>
          <w:r w:rsidRPr="00C76DE5">
            <w:rPr>
              <w:rFonts w:asciiTheme="majorHAnsi" w:hAnsiTheme="majorHAnsi"/>
              <w:sz w:val="16"/>
              <w:szCs w:val="18"/>
              <w:lang w:val="en-US"/>
            </w:rPr>
            <w:t>Docume</w:t>
          </w:r>
          <w:r>
            <w:rPr>
              <w:rFonts w:asciiTheme="majorHAnsi" w:hAnsiTheme="majorHAnsi"/>
              <w:sz w:val="16"/>
              <w:szCs w:val="18"/>
              <w:lang w:val="en-US"/>
            </w:rPr>
            <w:t>n</w:t>
          </w:r>
          <w:r w:rsidRPr="00C76DE5">
            <w:rPr>
              <w:rFonts w:asciiTheme="majorHAnsi" w:hAnsiTheme="majorHAnsi"/>
              <w:sz w:val="16"/>
              <w:szCs w:val="18"/>
              <w:lang w:val="en-US"/>
            </w:rPr>
            <w:t xml:space="preserve">t type </w:t>
          </w:r>
        </w:p>
        <w:p w14:paraId="7C23C72A" w14:textId="0C4146A8" w:rsidR="00F75F62" w:rsidRPr="00C76DE5" w:rsidRDefault="00F75F62" w:rsidP="00E50096">
          <w:pPr>
            <w:spacing w:after="80"/>
            <w:rPr>
              <w:rFonts w:asciiTheme="majorHAnsi" w:hAnsiTheme="majorHAnsi"/>
              <w:b/>
              <w:sz w:val="18"/>
              <w:szCs w:val="18"/>
              <w:lang w:val="en-US"/>
            </w:rPr>
          </w:pPr>
          <w:r>
            <w:rPr>
              <w:rFonts w:asciiTheme="majorHAnsi" w:hAnsiTheme="majorHAnsi"/>
              <w:sz w:val="18"/>
              <w:szCs w:val="18"/>
              <w:lang w:val="en-US"/>
            </w:rPr>
            <w:t>SoSD</w:t>
          </w:r>
        </w:p>
      </w:tc>
    </w:tr>
    <w:tr w:rsidR="00F75F62" w:rsidRPr="00051C46" w14:paraId="6F2AD1C9" w14:textId="77777777" w:rsidTr="003C4685">
      <w:tc>
        <w:tcPr>
          <w:tcW w:w="5093" w:type="dxa"/>
        </w:tcPr>
        <w:p w14:paraId="26DDDA4B" w14:textId="77777777" w:rsidR="00F75F62" w:rsidRPr="00774269" w:rsidRDefault="00F75F62" w:rsidP="002E2090">
          <w:pPr>
            <w:rPr>
              <w:rFonts w:asciiTheme="majorHAnsi" w:hAnsiTheme="majorHAnsi"/>
              <w:sz w:val="16"/>
              <w:szCs w:val="18"/>
            </w:rPr>
          </w:pPr>
          <w:r w:rsidRPr="00774269">
            <w:rPr>
              <w:rFonts w:asciiTheme="majorHAnsi" w:hAnsiTheme="majorHAnsi"/>
              <w:sz w:val="16"/>
              <w:szCs w:val="18"/>
            </w:rPr>
            <w:t>Date</w:t>
          </w:r>
        </w:p>
        <w:p w14:paraId="280C28CB" w14:textId="28CE1061" w:rsidR="00F75F62" w:rsidRPr="00C76DE5" w:rsidRDefault="00F75F62" w:rsidP="002E2090">
          <w:pPr>
            <w:rPr>
              <w:rFonts w:asciiTheme="majorHAnsi" w:hAnsiTheme="majorHAnsi"/>
              <w:b/>
              <w:sz w:val="18"/>
              <w:szCs w:val="18"/>
            </w:rPr>
          </w:pPr>
          <w:fldSimple w:instr=" DATE  \* MERGEFORMAT ">
            <w:r w:rsidRPr="00F75F62">
              <w:rPr>
                <w:rFonts w:asciiTheme="majorHAnsi" w:hAnsiTheme="majorHAnsi"/>
                <w:noProof/>
                <w:sz w:val="18"/>
                <w:szCs w:val="18"/>
              </w:rPr>
              <w:t>2018-02-15</w:t>
            </w:r>
          </w:fldSimple>
        </w:p>
      </w:tc>
      <w:tc>
        <w:tcPr>
          <w:tcW w:w="2268" w:type="dxa"/>
        </w:tcPr>
        <w:p w14:paraId="7585BA67" w14:textId="77777777" w:rsidR="00F75F62" w:rsidRPr="00774269" w:rsidRDefault="00F75F62" w:rsidP="002E2090">
          <w:pPr>
            <w:rPr>
              <w:rFonts w:asciiTheme="majorHAnsi" w:hAnsiTheme="majorHAnsi"/>
              <w:sz w:val="16"/>
              <w:szCs w:val="18"/>
            </w:rPr>
          </w:pPr>
          <w:r w:rsidRPr="00774269">
            <w:rPr>
              <w:rFonts w:asciiTheme="majorHAnsi" w:hAnsiTheme="majorHAnsi"/>
              <w:sz w:val="16"/>
              <w:szCs w:val="18"/>
            </w:rPr>
            <w:t>Version</w:t>
          </w:r>
        </w:p>
        <w:p w14:paraId="264CE646" w14:textId="7D123427" w:rsidR="00F75F62" w:rsidRPr="00F75F62" w:rsidRDefault="00F75F62" w:rsidP="007737BE">
          <w:pPr>
            <w:spacing w:after="80"/>
            <w:rPr>
              <w:rFonts w:asciiTheme="majorHAnsi" w:hAnsiTheme="majorHAnsi"/>
              <w:sz w:val="18"/>
              <w:szCs w:val="18"/>
            </w:rPr>
          </w:pPr>
          <w:r>
            <w:rPr>
              <w:rFonts w:asciiTheme="majorHAnsi" w:hAnsiTheme="majorHAnsi"/>
              <w:sz w:val="18"/>
              <w:szCs w:val="18"/>
            </w:rPr>
            <w:t>M3</w:t>
          </w:r>
        </w:p>
      </w:tc>
    </w:tr>
    <w:tr w:rsidR="00F75F62" w:rsidRPr="00051C46" w14:paraId="21138E9E" w14:textId="77777777" w:rsidTr="003C4685">
      <w:tc>
        <w:tcPr>
          <w:tcW w:w="5093" w:type="dxa"/>
        </w:tcPr>
        <w:p w14:paraId="58BEFB5D" w14:textId="77777777" w:rsidR="00F75F62" w:rsidRPr="00C92FAF" w:rsidRDefault="00F75F62" w:rsidP="002E2090">
          <w:pPr>
            <w:rPr>
              <w:rFonts w:asciiTheme="majorHAnsi" w:hAnsiTheme="majorHAnsi"/>
              <w:sz w:val="16"/>
              <w:szCs w:val="18"/>
              <w:lang w:val="pt-PT"/>
            </w:rPr>
          </w:pPr>
          <w:r w:rsidRPr="00C92FAF">
            <w:rPr>
              <w:rFonts w:asciiTheme="majorHAnsi" w:hAnsiTheme="majorHAnsi"/>
              <w:sz w:val="16"/>
              <w:szCs w:val="18"/>
              <w:lang w:val="pt-PT"/>
            </w:rPr>
            <w:t>Author</w:t>
          </w:r>
        </w:p>
        <w:p w14:paraId="31BDF5A1" w14:textId="210B37A1" w:rsidR="00F75F62" w:rsidRPr="00C92FAF" w:rsidRDefault="00F75F62" w:rsidP="006F5434">
          <w:pPr>
            <w:spacing w:after="80"/>
            <w:rPr>
              <w:rFonts w:asciiTheme="majorHAnsi" w:hAnsiTheme="majorHAnsi"/>
              <w:b/>
              <w:sz w:val="18"/>
              <w:szCs w:val="18"/>
              <w:lang w:val="pt-PT"/>
            </w:rPr>
          </w:pPr>
          <w:r>
            <w:rPr>
              <w:rFonts w:asciiTheme="majorHAnsi" w:hAnsiTheme="majorHAnsi"/>
              <w:b/>
              <w:sz w:val="18"/>
              <w:szCs w:val="18"/>
              <w:lang w:val="pt-PT"/>
            </w:rPr>
            <w:t>Csaba Hegedűs</w:t>
          </w:r>
        </w:p>
      </w:tc>
      <w:tc>
        <w:tcPr>
          <w:tcW w:w="2268" w:type="dxa"/>
        </w:tcPr>
        <w:p w14:paraId="5F84E8F8" w14:textId="77777777" w:rsidR="00F75F62" w:rsidRPr="00774269" w:rsidRDefault="00F75F62" w:rsidP="002E2090">
          <w:pPr>
            <w:rPr>
              <w:rFonts w:asciiTheme="majorHAnsi" w:hAnsiTheme="majorHAnsi"/>
              <w:sz w:val="16"/>
              <w:szCs w:val="18"/>
            </w:rPr>
          </w:pPr>
          <w:r w:rsidRPr="00774269">
            <w:rPr>
              <w:rFonts w:asciiTheme="majorHAnsi" w:hAnsiTheme="majorHAnsi"/>
              <w:sz w:val="16"/>
              <w:szCs w:val="18"/>
            </w:rPr>
            <w:t xml:space="preserve">Status </w:t>
          </w:r>
        </w:p>
        <w:p w14:paraId="08EA56E0" w14:textId="66BD25E4" w:rsidR="00F75F62" w:rsidRPr="00051C46" w:rsidRDefault="00F75F62" w:rsidP="002E2090">
          <w:pPr>
            <w:spacing w:after="80"/>
            <w:rPr>
              <w:rFonts w:asciiTheme="majorHAnsi" w:hAnsiTheme="majorHAnsi" w:cs="Times New Roman"/>
              <w:sz w:val="18"/>
              <w:szCs w:val="18"/>
            </w:rPr>
          </w:pPr>
          <w:r>
            <w:rPr>
              <w:rFonts w:asciiTheme="majorHAnsi" w:hAnsiTheme="majorHAnsi"/>
              <w:sz w:val="18"/>
              <w:szCs w:val="18"/>
            </w:rPr>
            <w:t>Draft Proposal</w:t>
          </w:r>
        </w:p>
      </w:tc>
    </w:tr>
    <w:tr w:rsidR="00F75F62" w:rsidRPr="00051C46" w14:paraId="01673924" w14:textId="77777777" w:rsidTr="003C4685">
      <w:tc>
        <w:tcPr>
          <w:tcW w:w="5093" w:type="dxa"/>
        </w:tcPr>
        <w:p w14:paraId="06530291" w14:textId="77777777" w:rsidR="00F75F62" w:rsidRPr="00F5424E" w:rsidRDefault="00F75F62" w:rsidP="002E2090">
          <w:pPr>
            <w:rPr>
              <w:rFonts w:asciiTheme="majorHAnsi" w:hAnsiTheme="majorHAnsi"/>
              <w:sz w:val="16"/>
              <w:szCs w:val="18"/>
            </w:rPr>
          </w:pPr>
          <w:r w:rsidRPr="00F5424E">
            <w:rPr>
              <w:rFonts w:asciiTheme="majorHAnsi" w:hAnsiTheme="majorHAnsi"/>
              <w:sz w:val="16"/>
              <w:szCs w:val="18"/>
            </w:rPr>
            <w:t>Contact</w:t>
          </w:r>
        </w:p>
        <w:p w14:paraId="39962CDF" w14:textId="3D14FC1A" w:rsidR="00F75F62" w:rsidRPr="003F3EAE" w:rsidRDefault="00F75F62" w:rsidP="006F5434">
          <w:pPr>
            <w:spacing w:after="80"/>
            <w:rPr>
              <w:rFonts w:asciiTheme="majorHAnsi" w:hAnsiTheme="majorHAnsi"/>
              <w:b/>
              <w:sz w:val="18"/>
              <w:szCs w:val="18"/>
              <w:lang w:val="en-US"/>
            </w:rPr>
          </w:pPr>
          <w:r>
            <w:rPr>
              <w:rFonts w:asciiTheme="majorHAnsi" w:hAnsiTheme="majorHAnsi"/>
              <w:sz w:val="18"/>
              <w:szCs w:val="18"/>
              <w:lang w:val="en-US"/>
            </w:rPr>
            <w:t>hegeduscs@aitia.ai</w:t>
          </w:r>
        </w:p>
      </w:tc>
      <w:tc>
        <w:tcPr>
          <w:tcW w:w="2268" w:type="dxa"/>
        </w:tcPr>
        <w:p w14:paraId="514449B1" w14:textId="77777777" w:rsidR="00F75F62" w:rsidRPr="00774269" w:rsidRDefault="00F75F62" w:rsidP="002E2090">
          <w:pPr>
            <w:rPr>
              <w:rFonts w:asciiTheme="majorHAnsi" w:hAnsiTheme="majorHAnsi"/>
              <w:sz w:val="16"/>
              <w:szCs w:val="18"/>
            </w:rPr>
          </w:pPr>
          <w:r>
            <w:rPr>
              <w:rFonts w:asciiTheme="majorHAnsi" w:hAnsiTheme="majorHAnsi"/>
              <w:sz w:val="16"/>
              <w:szCs w:val="18"/>
            </w:rPr>
            <w:t>Page</w:t>
          </w:r>
        </w:p>
        <w:p w14:paraId="43CBED9B" w14:textId="6D8B442F" w:rsidR="00F75F62" w:rsidRPr="00051C46" w:rsidRDefault="00F75F62" w:rsidP="002E2090">
          <w:pPr>
            <w:spacing w:after="80"/>
            <w:rPr>
              <w:rFonts w:asciiTheme="majorHAnsi" w:hAnsiTheme="majorHAnsi"/>
              <w:b/>
              <w:sz w:val="18"/>
              <w:szCs w:val="18"/>
            </w:rPr>
          </w:pPr>
          <w:r w:rsidRPr="00051C46">
            <w:rPr>
              <w:rFonts w:asciiTheme="majorHAnsi" w:hAnsiTheme="majorHAnsi" w:cs="Times New Roman"/>
              <w:sz w:val="18"/>
              <w:szCs w:val="18"/>
            </w:rPr>
            <w:fldChar w:fldCharType="begin"/>
          </w:r>
          <w:r w:rsidRPr="00051C46">
            <w:rPr>
              <w:rFonts w:asciiTheme="majorHAnsi" w:hAnsiTheme="majorHAnsi" w:cs="Times New Roman"/>
              <w:sz w:val="18"/>
              <w:szCs w:val="18"/>
            </w:rPr>
            <w:instrText xml:space="preserve"> PAGE </w:instrText>
          </w:r>
          <w:r w:rsidRPr="00051C46">
            <w:rPr>
              <w:rFonts w:asciiTheme="majorHAnsi" w:hAnsiTheme="majorHAnsi" w:cs="Times New Roman"/>
              <w:sz w:val="18"/>
              <w:szCs w:val="18"/>
            </w:rPr>
            <w:fldChar w:fldCharType="separate"/>
          </w:r>
          <w:r w:rsidR="00404F18">
            <w:rPr>
              <w:rFonts w:asciiTheme="majorHAnsi" w:hAnsiTheme="majorHAnsi" w:cs="Times New Roman"/>
              <w:noProof/>
              <w:sz w:val="18"/>
              <w:szCs w:val="18"/>
            </w:rPr>
            <w:t>1</w:t>
          </w:r>
          <w:r w:rsidRPr="00051C46">
            <w:rPr>
              <w:rFonts w:asciiTheme="majorHAnsi" w:hAnsiTheme="majorHAnsi" w:cs="Times New Roman"/>
              <w:sz w:val="18"/>
              <w:szCs w:val="18"/>
            </w:rPr>
            <w:fldChar w:fldCharType="end"/>
          </w:r>
          <w:r w:rsidRPr="00051C46">
            <w:rPr>
              <w:rFonts w:asciiTheme="majorHAnsi" w:hAnsiTheme="majorHAnsi" w:cs="Times New Roman"/>
              <w:sz w:val="18"/>
              <w:szCs w:val="18"/>
            </w:rPr>
            <w:t xml:space="preserve"> (</w:t>
          </w:r>
          <w:r w:rsidRPr="00051C46">
            <w:rPr>
              <w:rFonts w:asciiTheme="majorHAnsi" w:hAnsiTheme="majorHAnsi" w:cs="Times New Roman"/>
              <w:sz w:val="18"/>
              <w:szCs w:val="18"/>
            </w:rPr>
            <w:fldChar w:fldCharType="begin"/>
          </w:r>
          <w:r w:rsidRPr="00051C46">
            <w:rPr>
              <w:rFonts w:asciiTheme="majorHAnsi" w:hAnsiTheme="majorHAnsi" w:cs="Times New Roman"/>
              <w:sz w:val="18"/>
              <w:szCs w:val="18"/>
            </w:rPr>
            <w:instrText xml:space="preserve"> NUMPAGES </w:instrText>
          </w:r>
          <w:r w:rsidRPr="00051C46">
            <w:rPr>
              <w:rFonts w:asciiTheme="majorHAnsi" w:hAnsiTheme="majorHAnsi" w:cs="Times New Roman"/>
              <w:sz w:val="18"/>
              <w:szCs w:val="18"/>
            </w:rPr>
            <w:fldChar w:fldCharType="separate"/>
          </w:r>
          <w:r w:rsidR="00404F18">
            <w:rPr>
              <w:rFonts w:asciiTheme="majorHAnsi" w:hAnsiTheme="majorHAnsi" w:cs="Times New Roman"/>
              <w:noProof/>
              <w:sz w:val="18"/>
              <w:szCs w:val="18"/>
            </w:rPr>
            <w:t>21</w:t>
          </w:r>
          <w:r w:rsidRPr="00051C46">
            <w:rPr>
              <w:rFonts w:asciiTheme="majorHAnsi" w:hAnsiTheme="majorHAnsi" w:cs="Times New Roman"/>
              <w:sz w:val="18"/>
              <w:szCs w:val="18"/>
            </w:rPr>
            <w:fldChar w:fldCharType="end"/>
          </w:r>
          <w:r w:rsidRPr="00051C46">
            <w:rPr>
              <w:rFonts w:asciiTheme="majorHAnsi" w:hAnsiTheme="majorHAnsi" w:cs="Times New Roman"/>
              <w:sz w:val="18"/>
              <w:szCs w:val="18"/>
            </w:rPr>
            <w:t>)</w:t>
          </w:r>
        </w:p>
      </w:tc>
    </w:tr>
  </w:tbl>
  <w:p w14:paraId="7007C7C8" w14:textId="77777777" w:rsidR="00F75F62" w:rsidRPr="00484354" w:rsidRDefault="00F75F62" w:rsidP="00E76CE9">
    <w:pPr>
      <w:tabs>
        <w:tab w:val="right" w:pos="9923"/>
      </w:tabs>
      <w:spacing w:after="40"/>
      <w:rPr>
        <w:rFonts w:asciiTheme="majorHAnsi" w:hAnsiTheme="majorHAnsi"/>
        <w:b/>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Rcsostblzat"/>
      <w:tblpPr w:leftFromText="181" w:rightFromText="181" w:vertAnchor="text" w:horzAnchor="margin" w:tblpXSpec="right" w:tblpY="1"/>
      <w:tblOverlap w:val="never"/>
      <w:tblW w:w="66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0"/>
      <w:gridCol w:w="2268"/>
    </w:tblGrid>
    <w:tr w:rsidR="00F75F62" w:rsidRPr="00C76DE5" w14:paraId="288D30EF" w14:textId="77777777" w:rsidTr="00F034F3">
      <w:tc>
        <w:tcPr>
          <w:tcW w:w="4350" w:type="dxa"/>
        </w:tcPr>
        <w:p w14:paraId="40D732D8" w14:textId="77777777" w:rsidR="00F75F62" w:rsidRDefault="00F75F62" w:rsidP="0025507E">
          <w:pPr>
            <w:rPr>
              <w:rFonts w:asciiTheme="majorHAnsi" w:hAnsiTheme="majorHAnsi"/>
              <w:b/>
              <w:sz w:val="16"/>
              <w:szCs w:val="18"/>
              <w:lang w:val="en-US"/>
            </w:rPr>
          </w:pPr>
          <w:r w:rsidRPr="00C76DE5">
            <w:rPr>
              <w:rFonts w:asciiTheme="majorHAnsi" w:hAnsiTheme="majorHAnsi"/>
              <w:sz w:val="16"/>
              <w:szCs w:val="18"/>
              <w:lang w:val="en-US"/>
            </w:rPr>
            <w:t xml:space="preserve">Document </w:t>
          </w:r>
          <w:r>
            <w:rPr>
              <w:rFonts w:asciiTheme="majorHAnsi" w:hAnsiTheme="majorHAnsi"/>
              <w:sz w:val="16"/>
              <w:szCs w:val="18"/>
              <w:lang w:val="en-US"/>
            </w:rPr>
            <w:t>title</w:t>
          </w:r>
        </w:p>
        <w:p w14:paraId="1AC65725" w14:textId="555F06A1" w:rsidR="00F75F62" w:rsidRPr="002C447C" w:rsidRDefault="00F75F62" w:rsidP="00551787">
          <w:pPr>
            <w:spacing w:after="80"/>
            <w:rPr>
              <w:rFonts w:asciiTheme="majorHAnsi" w:hAnsiTheme="majorHAnsi"/>
              <w:sz w:val="18"/>
              <w:szCs w:val="18"/>
              <w:lang w:val="en-US"/>
            </w:rPr>
          </w:pPr>
          <w:r>
            <w:rPr>
              <w:rFonts w:asciiTheme="majorHAnsi" w:hAnsiTheme="majorHAnsi"/>
              <w:sz w:val="18"/>
              <w:szCs w:val="18"/>
              <w:lang w:val="en-US"/>
            </w:rPr>
            <w:t>Core Systems Implementation Design Document</w:t>
          </w:r>
          <w:r w:rsidRPr="00043AFE">
            <w:rPr>
              <w:rFonts w:asciiTheme="majorHAnsi" w:hAnsiTheme="majorHAnsi"/>
              <w:sz w:val="18"/>
              <w:szCs w:val="18"/>
              <w:lang w:val="en-US"/>
            </w:rPr>
            <w:t xml:space="preserve">  </w:t>
          </w:r>
        </w:p>
      </w:tc>
      <w:tc>
        <w:tcPr>
          <w:tcW w:w="2268" w:type="dxa"/>
        </w:tcPr>
        <w:p w14:paraId="4609F5A4" w14:textId="77777777" w:rsidR="00F75F62" w:rsidRPr="00774269" w:rsidRDefault="00F75F62" w:rsidP="003C4685">
          <w:pPr>
            <w:rPr>
              <w:rFonts w:asciiTheme="majorHAnsi" w:hAnsiTheme="majorHAnsi"/>
              <w:sz w:val="16"/>
              <w:szCs w:val="18"/>
            </w:rPr>
          </w:pPr>
          <w:r w:rsidRPr="00774269">
            <w:rPr>
              <w:rFonts w:asciiTheme="majorHAnsi" w:hAnsiTheme="majorHAnsi"/>
              <w:sz w:val="16"/>
              <w:szCs w:val="18"/>
            </w:rPr>
            <w:t>Version</w:t>
          </w:r>
        </w:p>
        <w:p w14:paraId="07216E32" w14:textId="776849EF" w:rsidR="00F75F62" w:rsidRPr="00C76DE5" w:rsidRDefault="00F75F62" w:rsidP="003566DF">
          <w:pPr>
            <w:spacing w:after="80"/>
            <w:rPr>
              <w:rFonts w:asciiTheme="majorHAnsi" w:hAnsiTheme="majorHAnsi"/>
              <w:b/>
              <w:sz w:val="18"/>
              <w:szCs w:val="18"/>
              <w:lang w:val="en-US"/>
            </w:rPr>
          </w:pPr>
          <w:r>
            <w:rPr>
              <w:rFonts w:asciiTheme="majorHAnsi" w:hAnsiTheme="majorHAnsi"/>
              <w:sz w:val="18"/>
              <w:szCs w:val="18"/>
            </w:rPr>
            <w:t>M3</w:t>
          </w:r>
        </w:p>
      </w:tc>
    </w:tr>
    <w:tr w:rsidR="00F75F62" w:rsidRPr="00051C46" w14:paraId="3826803B" w14:textId="77777777" w:rsidTr="00F034F3">
      <w:tc>
        <w:tcPr>
          <w:tcW w:w="4350" w:type="dxa"/>
        </w:tcPr>
        <w:p w14:paraId="4B9B0037" w14:textId="77777777" w:rsidR="00F75F62" w:rsidRPr="00774269" w:rsidRDefault="00F75F62" w:rsidP="002E2090">
          <w:pPr>
            <w:rPr>
              <w:rFonts w:asciiTheme="majorHAnsi" w:hAnsiTheme="majorHAnsi"/>
              <w:sz w:val="16"/>
              <w:szCs w:val="18"/>
            </w:rPr>
          </w:pPr>
          <w:r w:rsidRPr="00774269">
            <w:rPr>
              <w:rFonts w:asciiTheme="majorHAnsi" w:hAnsiTheme="majorHAnsi"/>
              <w:sz w:val="16"/>
              <w:szCs w:val="18"/>
            </w:rPr>
            <w:t>Date</w:t>
          </w:r>
        </w:p>
        <w:p w14:paraId="14640B16" w14:textId="2001BB6E" w:rsidR="00F75F62" w:rsidRPr="00C76DE5" w:rsidRDefault="00F75F62" w:rsidP="002E2090">
          <w:pPr>
            <w:rPr>
              <w:rFonts w:asciiTheme="majorHAnsi" w:hAnsiTheme="majorHAnsi"/>
              <w:b/>
              <w:sz w:val="18"/>
              <w:szCs w:val="18"/>
            </w:rPr>
          </w:pPr>
          <w:fldSimple w:instr=" DATE  \* MERGEFORMAT ">
            <w:r w:rsidRPr="00F75F62">
              <w:rPr>
                <w:rFonts w:asciiTheme="majorHAnsi" w:hAnsiTheme="majorHAnsi"/>
                <w:noProof/>
                <w:sz w:val="18"/>
                <w:szCs w:val="18"/>
              </w:rPr>
              <w:t>2018-02-15</w:t>
            </w:r>
          </w:fldSimple>
        </w:p>
      </w:tc>
      <w:tc>
        <w:tcPr>
          <w:tcW w:w="2268" w:type="dxa"/>
        </w:tcPr>
        <w:p w14:paraId="5D09FAF2" w14:textId="77777777" w:rsidR="00F75F62" w:rsidRPr="00774269" w:rsidRDefault="00F75F62" w:rsidP="003C4685">
          <w:pPr>
            <w:rPr>
              <w:rFonts w:asciiTheme="majorHAnsi" w:hAnsiTheme="majorHAnsi"/>
              <w:sz w:val="16"/>
              <w:szCs w:val="18"/>
            </w:rPr>
          </w:pPr>
          <w:r w:rsidRPr="00774269">
            <w:rPr>
              <w:rFonts w:asciiTheme="majorHAnsi" w:hAnsiTheme="majorHAnsi"/>
              <w:sz w:val="16"/>
              <w:szCs w:val="18"/>
            </w:rPr>
            <w:t xml:space="preserve">Status </w:t>
          </w:r>
        </w:p>
        <w:p w14:paraId="62ECF958" w14:textId="59E9EDD1" w:rsidR="00F75F62" w:rsidRPr="00051C46" w:rsidRDefault="00F75F62" w:rsidP="003C4685">
          <w:pPr>
            <w:spacing w:after="80"/>
            <w:rPr>
              <w:rFonts w:asciiTheme="majorHAnsi" w:hAnsiTheme="majorHAnsi"/>
              <w:b/>
              <w:sz w:val="18"/>
              <w:szCs w:val="18"/>
            </w:rPr>
          </w:pPr>
          <w:r>
            <w:rPr>
              <w:rFonts w:asciiTheme="majorHAnsi" w:hAnsiTheme="majorHAnsi"/>
              <w:sz w:val="18"/>
              <w:szCs w:val="18"/>
            </w:rPr>
            <w:t>Draft Proposal</w:t>
          </w:r>
        </w:p>
      </w:tc>
    </w:tr>
    <w:tr w:rsidR="00F75F62" w:rsidRPr="00051C46" w14:paraId="1C171AB5" w14:textId="77777777" w:rsidTr="00F034F3">
      <w:tc>
        <w:tcPr>
          <w:tcW w:w="4350" w:type="dxa"/>
        </w:tcPr>
        <w:p w14:paraId="38123A6A" w14:textId="77777777" w:rsidR="00F75F62" w:rsidRPr="00C76DE5" w:rsidRDefault="00F75F62" w:rsidP="002E2090">
          <w:pPr>
            <w:spacing w:after="80"/>
            <w:rPr>
              <w:rFonts w:asciiTheme="majorHAnsi" w:hAnsiTheme="majorHAnsi"/>
              <w:b/>
              <w:sz w:val="18"/>
              <w:szCs w:val="18"/>
              <w:lang w:val="en-US"/>
            </w:rPr>
          </w:pPr>
        </w:p>
      </w:tc>
      <w:tc>
        <w:tcPr>
          <w:tcW w:w="2268" w:type="dxa"/>
        </w:tcPr>
        <w:p w14:paraId="2E57CC53" w14:textId="77777777" w:rsidR="00F75F62" w:rsidRPr="00774269" w:rsidRDefault="00F75F62" w:rsidP="003C4685">
          <w:pPr>
            <w:rPr>
              <w:rFonts w:asciiTheme="majorHAnsi" w:hAnsiTheme="majorHAnsi"/>
              <w:sz w:val="16"/>
              <w:szCs w:val="18"/>
            </w:rPr>
          </w:pPr>
          <w:r>
            <w:rPr>
              <w:rFonts w:asciiTheme="majorHAnsi" w:hAnsiTheme="majorHAnsi"/>
              <w:sz w:val="16"/>
              <w:szCs w:val="18"/>
            </w:rPr>
            <w:t>Page</w:t>
          </w:r>
        </w:p>
        <w:p w14:paraId="7946617E" w14:textId="270A0EE7" w:rsidR="00F75F62" w:rsidRPr="00051C46" w:rsidRDefault="00F75F62" w:rsidP="003C4685">
          <w:pPr>
            <w:spacing w:after="80"/>
            <w:rPr>
              <w:rFonts w:asciiTheme="majorHAnsi" w:hAnsiTheme="majorHAnsi" w:cs="Times New Roman"/>
              <w:sz w:val="18"/>
              <w:szCs w:val="18"/>
            </w:rPr>
          </w:pPr>
          <w:r w:rsidRPr="00051C46">
            <w:rPr>
              <w:rFonts w:asciiTheme="majorHAnsi" w:hAnsiTheme="majorHAnsi" w:cs="Times New Roman"/>
              <w:sz w:val="18"/>
              <w:szCs w:val="18"/>
            </w:rPr>
            <w:fldChar w:fldCharType="begin"/>
          </w:r>
          <w:r w:rsidRPr="00051C46">
            <w:rPr>
              <w:rFonts w:asciiTheme="majorHAnsi" w:hAnsiTheme="majorHAnsi" w:cs="Times New Roman"/>
              <w:sz w:val="18"/>
              <w:szCs w:val="18"/>
            </w:rPr>
            <w:instrText xml:space="preserve"> PAGE </w:instrText>
          </w:r>
          <w:r w:rsidRPr="00051C46">
            <w:rPr>
              <w:rFonts w:asciiTheme="majorHAnsi" w:hAnsiTheme="majorHAnsi" w:cs="Times New Roman"/>
              <w:sz w:val="18"/>
              <w:szCs w:val="18"/>
            </w:rPr>
            <w:fldChar w:fldCharType="separate"/>
          </w:r>
          <w:r w:rsidR="00AA7BB3">
            <w:rPr>
              <w:rFonts w:asciiTheme="majorHAnsi" w:hAnsiTheme="majorHAnsi" w:cs="Times New Roman"/>
              <w:noProof/>
              <w:sz w:val="18"/>
              <w:szCs w:val="18"/>
            </w:rPr>
            <w:t>14</w:t>
          </w:r>
          <w:r w:rsidRPr="00051C46">
            <w:rPr>
              <w:rFonts w:asciiTheme="majorHAnsi" w:hAnsiTheme="majorHAnsi" w:cs="Times New Roman"/>
              <w:sz w:val="18"/>
              <w:szCs w:val="18"/>
            </w:rPr>
            <w:fldChar w:fldCharType="end"/>
          </w:r>
          <w:r w:rsidRPr="00051C46">
            <w:rPr>
              <w:rFonts w:asciiTheme="majorHAnsi" w:hAnsiTheme="majorHAnsi" w:cs="Times New Roman"/>
              <w:sz w:val="18"/>
              <w:szCs w:val="18"/>
            </w:rPr>
            <w:t xml:space="preserve"> (</w:t>
          </w:r>
          <w:r w:rsidRPr="00051C46">
            <w:rPr>
              <w:rFonts w:asciiTheme="majorHAnsi" w:hAnsiTheme="majorHAnsi" w:cs="Times New Roman"/>
              <w:sz w:val="18"/>
              <w:szCs w:val="18"/>
            </w:rPr>
            <w:fldChar w:fldCharType="begin"/>
          </w:r>
          <w:r w:rsidRPr="00051C46">
            <w:rPr>
              <w:rFonts w:asciiTheme="majorHAnsi" w:hAnsiTheme="majorHAnsi" w:cs="Times New Roman"/>
              <w:sz w:val="18"/>
              <w:szCs w:val="18"/>
            </w:rPr>
            <w:instrText xml:space="preserve"> NUMPAGES </w:instrText>
          </w:r>
          <w:r w:rsidRPr="00051C46">
            <w:rPr>
              <w:rFonts w:asciiTheme="majorHAnsi" w:hAnsiTheme="majorHAnsi" w:cs="Times New Roman"/>
              <w:sz w:val="18"/>
              <w:szCs w:val="18"/>
            </w:rPr>
            <w:fldChar w:fldCharType="separate"/>
          </w:r>
          <w:r w:rsidR="00AA7BB3">
            <w:rPr>
              <w:rFonts w:asciiTheme="majorHAnsi" w:hAnsiTheme="majorHAnsi" w:cs="Times New Roman"/>
              <w:noProof/>
              <w:sz w:val="18"/>
              <w:szCs w:val="18"/>
            </w:rPr>
            <w:t>21</w:t>
          </w:r>
          <w:r w:rsidRPr="00051C46">
            <w:rPr>
              <w:rFonts w:asciiTheme="majorHAnsi" w:hAnsiTheme="majorHAnsi" w:cs="Times New Roman"/>
              <w:sz w:val="18"/>
              <w:szCs w:val="18"/>
            </w:rPr>
            <w:fldChar w:fldCharType="end"/>
          </w:r>
          <w:r w:rsidRPr="00051C46">
            <w:rPr>
              <w:rFonts w:asciiTheme="majorHAnsi" w:hAnsiTheme="majorHAnsi" w:cs="Times New Roman"/>
              <w:sz w:val="18"/>
              <w:szCs w:val="18"/>
            </w:rPr>
            <w:t>)</w:t>
          </w:r>
        </w:p>
      </w:tc>
    </w:tr>
  </w:tbl>
  <w:p w14:paraId="3D685604" w14:textId="77777777" w:rsidR="00F75F62" w:rsidRPr="00484354" w:rsidRDefault="00F75F62" w:rsidP="00D304E5">
    <w:pPr>
      <w:tabs>
        <w:tab w:val="right" w:pos="9923"/>
      </w:tabs>
      <w:spacing w:after="40"/>
      <w:rPr>
        <w:rFonts w:asciiTheme="majorHAnsi" w:hAnsiTheme="majorHAnsi"/>
        <w:b/>
        <w:sz w:val="18"/>
        <w:szCs w:val="18"/>
      </w:rPr>
    </w:pPr>
    <w:r w:rsidRPr="007C50F4">
      <w:rPr>
        <w:rFonts w:asciiTheme="majorHAnsi" w:hAnsiTheme="majorHAnsi"/>
        <w:b/>
        <w:noProof/>
        <w:sz w:val="18"/>
        <w:szCs w:val="18"/>
        <w:lang w:val="hu-HU" w:eastAsia="hu-HU"/>
      </w:rPr>
      <w:drawing>
        <wp:anchor distT="0" distB="0" distL="114300" distR="114300" simplePos="0" relativeHeight="251660288" behindDoc="1" locked="0" layoutInCell="1" allowOverlap="1" wp14:anchorId="0B18B1CA" wp14:editId="729AFA59">
          <wp:simplePos x="0" y="0"/>
          <wp:positionH relativeFrom="page">
            <wp:posOffset>356870</wp:posOffset>
          </wp:positionH>
          <wp:positionV relativeFrom="page">
            <wp:posOffset>353695</wp:posOffset>
          </wp:positionV>
          <wp:extent cx="1096838" cy="967528"/>
          <wp:effectExtent l="0" t="0" r="0" b="0"/>
          <wp:wrapNone/>
          <wp:docPr id="6"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png"/>
                  <pic:cNvPicPr/>
                </pic:nvPicPr>
                <pic:blipFill rotWithShape="1">
                  <a:blip r:embed="rId1">
                    <a:extLst>
                      <a:ext uri="{28A0092B-C50C-407E-A947-70E740481C1C}">
                        <a14:useLocalDpi xmlns:a14="http://schemas.microsoft.com/office/drawing/2010/main" val="0"/>
                      </a:ext>
                    </a:extLst>
                  </a:blip>
                  <a:srcRect b="12634"/>
                  <a:stretch/>
                </pic:blipFill>
                <pic:spPr bwMode="auto">
                  <a:xfrm>
                    <a:off x="0" y="0"/>
                    <a:ext cx="1097933" cy="968494"/>
                  </a:xfrm>
                  <a:prstGeom prst="rect">
                    <a:avLst/>
                  </a:prstGeom>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A6D2D"/>
    <w:multiLevelType w:val="hybridMultilevel"/>
    <w:tmpl w:val="5BFE9BE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20022777"/>
    <w:multiLevelType w:val="hybridMultilevel"/>
    <w:tmpl w:val="99ACDD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0FE6122"/>
    <w:multiLevelType w:val="hybridMultilevel"/>
    <w:tmpl w:val="2DD469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3CE483C"/>
    <w:multiLevelType w:val="multilevel"/>
    <w:tmpl w:val="AB3244FE"/>
    <w:styleLink w:val="Arrowhead"/>
    <w:lvl w:ilvl="0">
      <w:start w:val="1"/>
      <w:numFmt w:val="decimal"/>
      <w:lvlText w:val="%1."/>
      <w:lvlJc w:val="left"/>
      <w:pPr>
        <w:ind w:left="644"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4D82F99"/>
    <w:multiLevelType w:val="hybridMultilevel"/>
    <w:tmpl w:val="63D8B3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01C641E"/>
    <w:multiLevelType w:val="hybridMultilevel"/>
    <w:tmpl w:val="382C3D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26C2808"/>
    <w:multiLevelType w:val="hybridMultilevel"/>
    <w:tmpl w:val="0C00BD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5AA0A4D"/>
    <w:multiLevelType w:val="hybridMultilevel"/>
    <w:tmpl w:val="DF2C5C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A8533A2"/>
    <w:multiLevelType w:val="hybridMultilevel"/>
    <w:tmpl w:val="33406A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F530348"/>
    <w:multiLevelType w:val="hybridMultilevel"/>
    <w:tmpl w:val="FE303E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43FF4F19"/>
    <w:multiLevelType w:val="multilevel"/>
    <w:tmpl w:val="FE42E790"/>
    <w:styleLink w:val="Arrowhead2"/>
    <w:lvl w:ilvl="0">
      <w:start w:val="1"/>
      <w:numFmt w:val="decimal"/>
      <w:pStyle w:val="Cm"/>
      <w:lvlText w:val="%1."/>
      <w:lvlJc w:val="left"/>
      <w:pPr>
        <w:ind w:left="360" w:hanging="360"/>
      </w:pPr>
      <w:rPr>
        <w:rFonts w:hint="default"/>
      </w:rPr>
    </w:lvl>
    <w:lvl w:ilvl="1">
      <w:start w:val="1"/>
      <w:numFmt w:val="decimal"/>
      <w:pStyle w:val="Cmsor1"/>
      <w:lvlText w:val="%1.%2."/>
      <w:lvlJc w:val="left"/>
      <w:pPr>
        <w:ind w:left="366" w:hanging="432"/>
      </w:pPr>
      <w:rPr>
        <w:rFonts w:hint="default"/>
      </w:rPr>
    </w:lvl>
    <w:lvl w:ilvl="2">
      <w:start w:val="1"/>
      <w:numFmt w:val="decimal"/>
      <w:pStyle w:val="Cmsor2"/>
      <w:lvlText w:val="%1.%2.%3."/>
      <w:lvlJc w:val="left"/>
      <w:pPr>
        <w:ind w:left="787" w:hanging="504"/>
      </w:pPr>
      <w:rPr>
        <w:rFonts w:hint="default"/>
      </w:rPr>
    </w:lvl>
    <w:lvl w:ilvl="3">
      <w:start w:val="1"/>
      <w:numFmt w:val="decimal"/>
      <w:pStyle w:val="Heading4"/>
      <w:lvlText w:val="%1.%2.%3.%4."/>
      <w:lvlJc w:val="left"/>
      <w:pPr>
        <w:ind w:left="1302" w:hanging="648"/>
      </w:pPr>
      <w:rPr>
        <w:rFonts w:hint="default"/>
      </w:rPr>
    </w:lvl>
    <w:lvl w:ilvl="4">
      <w:start w:val="1"/>
      <w:numFmt w:val="decimal"/>
      <w:pStyle w:val="Heading5"/>
      <w:lvlText w:val="%1.%2.%3.%4.%5."/>
      <w:lvlJc w:val="left"/>
      <w:pPr>
        <w:ind w:left="1806" w:hanging="792"/>
      </w:pPr>
      <w:rPr>
        <w:rFonts w:hint="default"/>
      </w:rPr>
    </w:lvl>
    <w:lvl w:ilvl="5">
      <w:start w:val="1"/>
      <w:numFmt w:val="decimal"/>
      <w:lvlText w:val="%1.%2.%3.%4.%5.%6."/>
      <w:lvlJc w:val="left"/>
      <w:pPr>
        <w:ind w:left="2310" w:hanging="936"/>
      </w:pPr>
      <w:rPr>
        <w:rFonts w:hint="default"/>
      </w:rPr>
    </w:lvl>
    <w:lvl w:ilvl="6">
      <w:start w:val="1"/>
      <w:numFmt w:val="decimal"/>
      <w:lvlText w:val="%1.%2.%3.%4.%5.%6.%7."/>
      <w:lvlJc w:val="left"/>
      <w:pPr>
        <w:ind w:left="2814" w:hanging="1080"/>
      </w:pPr>
      <w:rPr>
        <w:rFonts w:hint="default"/>
      </w:rPr>
    </w:lvl>
    <w:lvl w:ilvl="7">
      <w:start w:val="1"/>
      <w:numFmt w:val="decimal"/>
      <w:lvlText w:val="%1.%2.%3.%4.%5.%6.%7.%8."/>
      <w:lvlJc w:val="left"/>
      <w:pPr>
        <w:ind w:left="3318" w:hanging="1224"/>
      </w:pPr>
      <w:rPr>
        <w:rFonts w:hint="default"/>
      </w:rPr>
    </w:lvl>
    <w:lvl w:ilvl="8">
      <w:start w:val="1"/>
      <w:numFmt w:val="decimal"/>
      <w:lvlText w:val="%1.%2.%3.%4.%5.%6.%7.%8.%9."/>
      <w:lvlJc w:val="left"/>
      <w:pPr>
        <w:ind w:left="3894" w:hanging="1440"/>
      </w:pPr>
      <w:rPr>
        <w:rFonts w:hint="default"/>
      </w:rPr>
    </w:lvl>
  </w:abstractNum>
  <w:abstractNum w:abstractNumId="11" w15:restartNumberingAfterBreak="0">
    <w:nsid w:val="535B7E5E"/>
    <w:multiLevelType w:val="hybridMultilevel"/>
    <w:tmpl w:val="6D4467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7243DA6"/>
    <w:multiLevelType w:val="hybridMultilevel"/>
    <w:tmpl w:val="7E6EBD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83E0C87"/>
    <w:multiLevelType w:val="hybridMultilevel"/>
    <w:tmpl w:val="9BA241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9D75C08"/>
    <w:multiLevelType w:val="hybridMultilevel"/>
    <w:tmpl w:val="D2E07B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5CA56601"/>
    <w:multiLevelType w:val="hybridMultilevel"/>
    <w:tmpl w:val="077689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3C263FE"/>
    <w:multiLevelType w:val="hybridMultilevel"/>
    <w:tmpl w:val="9BFEF7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4DF1A9F"/>
    <w:multiLevelType w:val="hybridMultilevel"/>
    <w:tmpl w:val="FE72EF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66F173AC"/>
    <w:multiLevelType w:val="hybridMultilevel"/>
    <w:tmpl w:val="C96240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B090219"/>
    <w:multiLevelType w:val="hybridMultilevel"/>
    <w:tmpl w:val="62303C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BBD78E1"/>
    <w:multiLevelType w:val="hybridMultilevel"/>
    <w:tmpl w:val="6A9C4D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71E23851"/>
    <w:multiLevelType w:val="multilevel"/>
    <w:tmpl w:val="A91E7BA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pStyle w:val="Cmsor3"/>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72F612C1"/>
    <w:multiLevelType w:val="hybridMultilevel"/>
    <w:tmpl w:val="34282B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8F94B70"/>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A765CD0"/>
    <w:multiLevelType w:val="hybridMultilevel"/>
    <w:tmpl w:val="E40E90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D6902C8"/>
    <w:multiLevelType w:val="hybridMultilevel"/>
    <w:tmpl w:val="D89A2F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21"/>
  </w:num>
  <w:num w:numId="2">
    <w:abstractNumId w:val="23"/>
  </w:num>
  <w:num w:numId="3">
    <w:abstractNumId w:val="3"/>
  </w:num>
  <w:num w:numId="4">
    <w:abstractNumId w:val="10"/>
  </w:num>
  <w:num w:numId="5">
    <w:abstractNumId w:val="2"/>
  </w:num>
  <w:num w:numId="6">
    <w:abstractNumId w:val="6"/>
  </w:num>
  <w:num w:numId="7">
    <w:abstractNumId w:val="13"/>
  </w:num>
  <w:num w:numId="8">
    <w:abstractNumId w:val="17"/>
  </w:num>
  <w:num w:numId="9">
    <w:abstractNumId w:val="16"/>
  </w:num>
  <w:num w:numId="10">
    <w:abstractNumId w:val="7"/>
  </w:num>
  <w:num w:numId="11">
    <w:abstractNumId w:val="8"/>
  </w:num>
  <w:num w:numId="12">
    <w:abstractNumId w:val="20"/>
  </w:num>
  <w:num w:numId="13">
    <w:abstractNumId w:val="9"/>
  </w:num>
  <w:num w:numId="14">
    <w:abstractNumId w:val="11"/>
  </w:num>
  <w:num w:numId="15">
    <w:abstractNumId w:val="5"/>
  </w:num>
  <w:num w:numId="16">
    <w:abstractNumId w:val="18"/>
  </w:num>
  <w:num w:numId="17">
    <w:abstractNumId w:val="15"/>
  </w:num>
  <w:num w:numId="18">
    <w:abstractNumId w:val="1"/>
  </w:num>
  <w:num w:numId="19">
    <w:abstractNumId w:val="4"/>
  </w:num>
  <w:num w:numId="20">
    <w:abstractNumId w:val="25"/>
  </w:num>
  <w:num w:numId="21">
    <w:abstractNumId w:val="14"/>
  </w:num>
  <w:num w:numId="22">
    <w:abstractNumId w:val="19"/>
  </w:num>
  <w:num w:numId="23">
    <w:abstractNumId w:val="0"/>
  </w:num>
  <w:num w:numId="24">
    <w:abstractNumId w:val="24"/>
  </w:num>
  <w:num w:numId="25">
    <w:abstractNumId w:val="22"/>
  </w:num>
  <w:num w:numId="26">
    <w:abstractNumId w:val="12"/>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gedűs Csaba">
    <w15:presenceInfo w15:providerId="Windows Live" w15:userId="4f866b0b58ba61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47C"/>
    <w:rsid w:val="00016229"/>
    <w:rsid w:val="0002612C"/>
    <w:rsid w:val="00026922"/>
    <w:rsid w:val="000273AD"/>
    <w:rsid w:val="00043AFE"/>
    <w:rsid w:val="000463E2"/>
    <w:rsid w:val="00051C46"/>
    <w:rsid w:val="00052847"/>
    <w:rsid w:val="000555D7"/>
    <w:rsid w:val="00057DC6"/>
    <w:rsid w:val="00062590"/>
    <w:rsid w:val="00071587"/>
    <w:rsid w:val="00071A3D"/>
    <w:rsid w:val="00080E87"/>
    <w:rsid w:val="00081ECA"/>
    <w:rsid w:val="00091AC3"/>
    <w:rsid w:val="00097468"/>
    <w:rsid w:val="000A20E4"/>
    <w:rsid w:val="000B22F7"/>
    <w:rsid w:val="000B56E1"/>
    <w:rsid w:val="000C0716"/>
    <w:rsid w:val="000C192B"/>
    <w:rsid w:val="000D18F5"/>
    <w:rsid w:val="000D64A9"/>
    <w:rsid w:val="000D7DD3"/>
    <w:rsid w:val="000E0C5A"/>
    <w:rsid w:val="000E1F82"/>
    <w:rsid w:val="000E24A5"/>
    <w:rsid w:val="000F2C9F"/>
    <w:rsid w:val="000F707E"/>
    <w:rsid w:val="000F767C"/>
    <w:rsid w:val="00105116"/>
    <w:rsid w:val="00107310"/>
    <w:rsid w:val="00110F88"/>
    <w:rsid w:val="00111F19"/>
    <w:rsid w:val="001167E0"/>
    <w:rsid w:val="00121E6B"/>
    <w:rsid w:val="00125454"/>
    <w:rsid w:val="00133006"/>
    <w:rsid w:val="00134C29"/>
    <w:rsid w:val="00136054"/>
    <w:rsid w:val="001452F3"/>
    <w:rsid w:val="00160888"/>
    <w:rsid w:val="001614B0"/>
    <w:rsid w:val="001701DE"/>
    <w:rsid w:val="001704B2"/>
    <w:rsid w:val="00174249"/>
    <w:rsid w:val="00175BF4"/>
    <w:rsid w:val="001818A4"/>
    <w:rsid w:val="00193ADC"/>
    <w:rsid w:val="001A250D"/>
    <w:rsid w:val="001A4757"/>
    <w:rsid w:val="001A70EB"/>
    <w:rsid w:val="001A75A1"/>
    <w:rsid w:val="001C0EB1"/>
    <w:rsid w:val="001E2857"/>
    <w:rsid w:val="001F1C55"/>
    <w:rsid w:val="001F3158"/>
    <w:rsid w:val="001F3647"/>
    <w:rsid w:val="0020277B"/>
    <w:rsid w:val="0020278F"/>
    <w:rsid w:val="00203A58"/>
    <w:rsid w:val="00206A99"/>
    <w:rsid w:val="00216243"/>
    <w:rsid w:val="00216665"/>
    <w:rsid w:val="0022216F"/>
    <w:rsid w:val="0022387A"/>
    <w:rsid w:val="0022610A"/>
    <w:rsid w:val="00227400"/>
    <w:rsid w:val="00233626"/>
    <w:rsid w:val="00240448"/>
    <w:rsid w:val="00252D9B"/>
    <w:rsid w:val="0025487D"/>
    <w:rsid w:val="0025507E"/>
    <w:rsid w:val="00255CA3"/>
    <w:rsid w:val="0026263A"/>
    <w:rsid w:val="002679DA"/>
    <w:rsid w:val="00270747"/>
    <w:rsid w:val="00270EE0"/>
    <w:rsid w:val="00271EB3"/>
    <w:rsid w:val="0029657E"/>
    <w:rsid w:val="002A2271"/>
    <w:rsid w:val="002A2CEF"/>
    <w:rsid w:val="002A2D57"/>
    <w:rsid w:val="002A2D99"/>
    <w:rsid w:val="002A35AC"/>
    <w:rsid w:val="002A5660"/>
    <w:rsid w:val="002B783D"/>
    <w:rsid w:val="002C00B6"/>
    <w:rsid w:val="002C2AED"/>
    <w:rsid w:val="002C447C"/>
    <w:rsid w:val="002C4AF7"/>
    <w:rsid w:val="002D43F3"/>
    <w:rsid w:val="002D58D2"/>
    <w:rsid w:val="002E2090"/>
    <w:rsid w:val="002F0417"/>
    <w:rsid w:val="00305111"/>
    <w:rsid w:val="00316D14"/>
    <w:rsid w:val="0032014E"/>
    <w:rsid w:val="00321A18"/>
    <w:rsid w:val="00322898"/>
    <w:rsid w:val="0035468C"/>
    <w:rsid w:val="003566DF"/>
    <w:rsid w:val="003619F8"/>
    <w:rsid w:val="00372609"/>
    <w:rsid w:val="003857EB"/>
    <w:rsid w:val="00385F56"/>
    <w:rsid w:val="00387B34"/>
    <w:rsid w:val="003915D0"/>
    <w:rsid w:val="00396164"/>
    <w:rsid w:val="00396B7B"/>
    <w:rsid w:val="003C4685"/>
    <w:rsid w:val="003D4111"/>
    <w:rsid w:val="003D44CD"/>
    <w:rsid w:val="003D47C8"/>
    <w:rsid w:val="003D64A9"/>
    <w:rsid w:val="003D68F0"/>
    <w:rsid w:val="003E1C83"/>
    <w:rsid w:val="003F0A38"/>
    <w:rsid w:val="003F2C19"/>
    <w:rsid w:val="003F3B51"/>
    <w:rsid w:val="003F3EAE"/>
    <w:rsid w:val="00401457"/>
    <w:rsid w:val="00404F18"/>
    <w:rsid w:val="00405FAF"/>
    <w:rsid w:val="00414B91"/>
    <w:rsid w:val="00423D4C"/>
    <w:rsid w:val="00423D66"/>
    <w:rsid w:val="00430316"/>
    <w:rsid w:val="0043369F"/>
    <w:rsid w:val="00433F6A"/>
    <w:rsid w:val="00447FE8"/>
    <w:rsid w:val="00452626"/>
    <w:rsid w:val="0045266A"/>
    <w:rsid w:val="00453BF4"/>
    <w:rsid w:val="00455D55"/>
    <w:rsid w:val="00460675"/>
    <w:rsid w:val="00463DE5"/>
    <w:rsid w:val="00473111"/>
    <w:rsid w:val="0047567B"/>
    <w:rsid w:val="00475833"/>
    <w:rsid w:val="00484354"/>
    <w:rsid w:val="004902E0"/>
    <w:rsid w:val="004A2069"/>
    <w:rsid w:val="004B6B3C"/>
    <w:rsid w:val="004D0F54"/>
    <w:rsid w:val="004D144B"/>
    <w:rsid w:val="004D5B67"/>
    <w:rsid w:val="004D6993"/>
    <w:rsid w:val="004E3451"/>
    <w:rsid w:val="004E7985"/>
    <w:rsid w:val="004F137A"/>
    <w:rsid w:val="005056B3"/>
    <w:rsid w:val="00512379"/>
    <w:rsid w:val="0051583A"/>
    <w:rsid w:val="00517983"/>
    <w:rsid w:val="00521401"/>
    <w:rsid w:val="00526822"/>
    <w:rsid w:val="00527396"/>
    <w:rsid w:val="00534C02"/>
    <w:rsid w:val="0055019D"/>
    <w:rsid w:val="00551787"/>
    <w:rsid w:val="00554908"/>
    <w:rsid w:val="005620FC"/>
    <w:rsid w:val="005630CC"/>
    <w:rsid w:val="00586F04"/>
    <w:rsid w:val="00591687"/>
    <w:rsid w:val="005978D1"/>
    <w:rsid w:val="005A191A"/>
    <w:rsid w:val="005A47D4"/>
    <w:rsid w:val="005C5BD2"/>
    <w:rsid w:val="005D19A4"/>
    <w:rsid w:val="005E0F09"/>
    <w:rsid w:val="005F1531"/>
    <w:rsid w:val="005F3371"/>
    <w:rsid w:val="006049F3"/>
    <w:rsid w:val="00604A60"/>
    <w:rsid w:val="00625DEC"/>
    <w:rsid w:val="00632D15"/>
    <w:rsid w:val="0065417E"/>
    <w:rsid w:val="00656425"/>
    <w:rsid w:val="00656467"/>
    <w:rsid w:val="00675F55"/>
    <w:rsid w:val="006807C7"/>
    <w:rsid w:val="0069254F"/>
    <w:rsid w:val="006956CB"/>
    <w:rsid w:val="00697BD9"/>
    <w:rsid w:val="006A0655"/>
    <w:rsid w:val="006A60D0"/>
    <w:rsid w:val="006B782B"/>
    <w:rsid w:val="006C0348"/>
    <w:rsid w:val="006C77D7"/>
    <w:rsid w:val="006C7BA9"/>
    <w:rsid w:val="006D2005"/>
    <w:rsid w:val="006E2800"/>
    <w:rsid w:val="006F1ADC"/>
    <w:rsid w:val="006F2639"/>
    <w:rsid w:val="006F5434"/>
    <w:rsid w:val="00700EC2"/>
    <w:rsid w:val="00706C92"/>
    <w:rsid w:val="00707C81"/>
    <w:rsid w:val="00716AD4"/>
    <w:rsid w:val="007275E7"/>
    <w:rsid w:val="007310AC"/>
    <w:rsid w:val="0073752E"/>
    <w:rsid w:val="0074674C"/>
    <w:rsid w:val="007537C7"/>
    <w:rsid w:val="00754CF0"/>
    <w:rsid w:val="00771E51"/>
    <w:rsid w:val="007737BE"/>
    <w:rsid w:val="00773E3A"/>
    <w:rsid w:val="00774269"/>
    <w:rsid w:val="007747F2"/>
    <w:rsid w:val="00776736"/>
    <w:rsid w:val="0077691B"/>
    <w:rsid w:val="00786E47"/>
    <w:rsid w:val="007913FF"/>
    <w:rsid w:val="00792350"/>
    <w:rsid w:val="007A0C81"/>
    <w:rsid w:val="007A3684"/>
    <w:rsid w:val="007A4979"/>
    <w:rsid w:val="007A6A96"/>
    <w:rsid w:val="007B0FED"/>
    <w:rsid w:val="007B2395"/>
    <w:rsid w:val="007B2E4D"/>
    <w:rsid w:val="007C3A83"/>
    <w:rsid w:val="007C4032"/>
    <w:rsid w:val="007C50F4"/>
    <w:rsid w:val="007C74CC"/>
    <w:rsid w:val="007D10F3"/>
    <w:rsid w:val="007D3C4E"/>
    <w:rsid w:val="007E2538"/>
    <w:rsid w:val="007E5556"/>
    <w:rsid w:val="007E5DDB"/>
    <w:rsid w:val="007F5C5B"/>
    <w:rsid w:val="00804DF0"/>
    <w:rsid w:val="00810572"/>
    <w:rsid w:val="00830EC5"/>
    <w:rsid w:val="008355B4"/>
    <w:rsid w:val="008568F4"/>
    <w:rsid w:val="00860543"/>
    <w:rsid w:val="0087560A"/>
    <w:rsid w:val="00876629"/>
    <w:rsid w:val="00891951"/>
    <w:rsid w:val="00893B35"/>
    <w:rsid w:val="008A5A4A"/>
    <w:rsid w:val="008A6B61"/>
    <w:rsid w:val="008D007E"/>
    <w:rsid w:val="008D046A"/>
    <w:rsid w:val="008D3D5D"/>
    <w:rsid w:val="008D3F67"/>
    <w:rsid w:val="008D43ED"/>
    <w:rsid w:val="008D5D0C"/>
    <w:rsid w:val="008E387D"/>
    <w:rsid w:val="008F6A0C"/>
    <w:rsid w:val="0091352E"/>
    <w:rsid w:val="00915744"/>
    <w:rsid w:val="00920F62"/>
    <w:rsid w:val="00926041"/>
    <w:rsid w:val="00926953"/>
    <w:rsid w:val="00932639"/>
    <w:rsid w:val="009369C1"/>
    <w:rsid w:val="00945B04"/>
    <w:rsid w:val="00945E96"/>
    <w:rsid w:val="009560BA"/>
    <w:rsid w:val="009651FD"/>
    <w:rsid w:val="00966FDA"/>
    <w:rsid w:val="00974A31"/>
    <w:rsid w:val="00974D48"/>
    <w:rsid w:val="009819D7"/>
    <w:rsid w:val="00994DF4"/>
    <w:rsid w:val="009A7920"/>
    <w:rsid w:val="009B25B4"/>
    <w:rsid w:val="009B6057"/>
    <w:rsid w:val="009C15EF"/>
    <w:rsid w:val="009C59D1"/>
    <w:rsid w:val="009C74EB"/>
    <w:rsid w:val="009C7D92"/>
    <w:rsid w:val="009D1A53"/>
    <w:rsid w:val="009D2E7D"/>
    <w:rsid w:val="009E5805"/>
    <w:rsid w:val="009F0CDA"/>
    <w:rsid w:val="009F5CBA"/>
    <w:rsid w:val="00A10407"/>
    <w:rsid w:val="00A11BAD"/>
    <w:rsid w:val="00A16EF6"/>
    <w:rsid w:val="00A4046D"/>
    <w:rsid w:val="00A45B40"/>
    <w:rsid w:val="00A55B60"/>
    <w:rsid w:val="00A71C80"/>
    <w:rsid w:val="00A743E0"/>
    <w:rsid w:val="00A75821"/>
    <w:rsid w:val="00AA0B89"/>
    <w:rsid w:val="00AA7BB3"/>
    <w:rsid w:val="00AB2377"/>
    <w:rsid w:val="00AB5DBB"/>
    <w:rsid w:val="00AC1002"/>
    <w:rsid w:val="00AC7A1D"/>
    <w:rsid w:val="00AD61C8"/>
    <w:rsid w:val="00AE50BA"/>
    <w:rsid w:val="00AF598A"/>
    <w:rsid w:val="00B061A5"/>
    <w:rsid w:val="00B12718"/>
    <w:rsid w:val="00B160D2"/>
    <w:rsid w:val="00B231B1"/>
    <w:rsid w:val="00B32686"/>
    <w:rsid w:val="00B33F30"/>
    <w:rsid w:val="00B40CEF"/>
    <w:rsid w:val="00B4162E"/>
    <w:rsid w:val="00B429AD"/>
    <w:rsid w:val="00B46382"/>
    <w:rsid w:val="00B52D30"/>
    <w:rsid w:val="00B57C2C"/>
    <w:rsid w:val="00B6110D"/>
    <w:rsid w:val="00B644E7"/>
    <w:rsid w:val="00B727D0"/>
    <w:rsid w:val="00B77B2A"/>
    <w:rsid w:val="00B82084"/>
    <w:rsid w:val="00B871FD"/>
    <w:rsid w:val="00B9053A"/>
    <w:rsid w:val="00B93016"/>
    <w:rsid w:val="00BB0872"/>
    <w:rsid w:val="00BB58EE"/>
    <w:rsid w:val="00BC450C"/>
    <w:rsid w:val="00BC537E"/>
    <w:rsid w:val="00BE0D6D"/>
    <w:rsid w:val="00BE135C"/>
    <w:rsid w:val="00BE694F"/>
    <w:rsid w:val="00BF0D7D"/>
    <w:rsid w:val="00C02A51"/>
    <w:rsid w:val="00C035B1"/>
    <w:rsid w:val="00C24AE1"/>
    <w:rsid w:val="00C409D4"/>
    <w:rsid w:val="00C45A26"/>
    <w:rsid w:val="00C51634"/>
    <w:rsid w:val="00C6093A"/>
    <w:rsid w:val="00C61B45"/>
    <w:rsid w:val="00C66188"/>
    <w:rsid w:val="00C67172"/>
    <w:rsid w:val="00C76DE5"/>
    <w:rsid w:val="00C833FA"/>
    <w:rsid w:val="00C92FAF"/>
    <w:rsid w:val="00C96366"/>
    <w:rsid w:val="00CA2266"/>
    <w:rsid w:val="00CA3307"/>
    <w:rsid w:val="00CB0376"/>
    <w:rsid w:val="00CB4A31"/>
    <w:rsid w:val="00CC6F5B"/>
    <w:rsid w:val="00CD480D"/>
    <w:rsid w:val="00CF1117"/>
    <w:rsid w:val="00CF4746"/>
    <w:rsid w:val="00CF61EB"/>
    <w:rsid w:val="00D06F99"/>
    <w:rsid w:val="00D15CAE"/>
    <w:rsid w:val="00D23EB9"/>
    <w:rsid w:val="00D241E3"/>
    <w:rsid w:val="00D25506"/>
    <w:rsid w:val="00D271CA"/>
    <w:rsid w:val="00D304E5"/>
    <w:rsid w:val="00D412F3"/>
    <w:rsid w:val="00D51ECE"/>
    <w:rsid w:val="00D60A6A"/>
    <w:rsid w:val="00D65CF7"/>
    <w:rsid w:val="00D7603F"/>
    <w:rsid w:val="00D941F0"/>
    <w:rsid w:val="00D9420E"/>
    <w:rsid w:val="00DA71CF"/>
    <w:rsid w:val="00DB21DE"/>
    <w:rsid w:val="00DB7F1E"/>
    <w:rsid w:val="00DC1D7F"/>
    <w:rsid w:val="00DC6A4F"/>
    <w:rsid w:val="00DD6052"/>
    <w:rsid w:val="00DF706A"/>
    <w:rsid w:val="00DF7886"/>
    <w:rsid w:val="00E0013A"/>
    <w:rsid w:val="00E078BB"/>
    <w:rsid w:val="00E32D83"/>
    <w:rsid w:val="00E41577"/>
    <w:rsid w:val="00E42C32"/>
    <w:rsid w:val="00E46A09"/>
    <w:rsid w:val="00E50096"/>
    <w:rsid w:val="00E52C0E"/>
    <w:rsid w:val="00E61105"/>
    <w:rsid w:val="00E76CE9"/>
    <w:rsid w:val="00E8132A"/>
    <w:rsid w:val="00EA4F4E"/>
    <w:rsid w:val="00EA7F05"/>
    <w:rsid w:val="00EB31B9"/>
    <w:rsid w:val="00EB37C9"/>
    <w:rsid w:val="00EB3987"/>
    <w:rsid w:val="00EB6483"/>
    <w:rsid w:val="00EC3A33"/>
    <w:rsid w:val="00EC3C8A"/>
    <w:rsid w:val="00EC52B7"/>
    <w:rsid w:val="00EC5843"/>
    <w:rsid w:val="00ED06A1"/>
    <w:rsid w:val="00ED30BA"/>
    <w:rsid w:val="00ED5016"/>
    <w:rsid w:val="00EE2BB2"/>
    <w:rsid w:val="00EF3F02"/>
    <w:rsid w:val="00F0129D"/>
    <w:rsid w:val="00F034F3"/>
    <w:rsid w:val="00F128C9"/>
    <w:rsid w:val="00F20E4B"/>
    <w:rsid w:val="00F27DA1"/>
    <w:rsid w:val="00F41EF4"/>
    <w:rsid w:val="00F44288"/>
    <w:rsid w:val="00F47EE2"/>
    <w:rsid w:val="00F5424E"/>
    <w:rsid w:val="00F56FA2"/>
    <w:rsid w:val="00F6551B"/>
    <w:rsid w:val="00F72F92"/>
    <w:rsid w:val="00F758D5"/>
    <w:rsid w:val="00F75F62"/>
    <w:rsid w:val="00F77A90"/>
    <w:rsid w:val="00F82367"/>
    <w:rsid w:val="00F86307"/>
    <w:rsid w:val="00FB006E"/>
    <w:rsid w:val="00FB0796"/>
    <w:rsid w:val="00FB5CBA"/>
    <w:rsid w:val="00FC2635"/>
    <w:rsid w:val="00FC5AE6"/>
    <w:rsid w:val="00FD5FE0"/>
    <w:rsid w:val="00FD7D7D"/>
    <w:rsid w:val="00FE0810"/>
    <w:rsid w:val="00FF5EC6"/>
    <w:rsid w:val="00FF7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DA8A0D"/>
  <w15:docId w15:val="{C23396E9-B21D-4F94-928E-CDF3B53E6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rsid w:val="00786E47"/>
  </w:style>
  <w:style w:type="paragraph" w:styleId="Cmsor1">
    <w:name w:val="heading 1"/>
    <w:aliases w:val="Heading2"/>
    <w:basedOn w:val="Cm"/>
    <w:next w:val="Szvegtrzs"/>
    <w:link w:val="Cmsor1Char"/>
    <w:autoRedefine/>
    <w:uiPriority w:val="9"/>
    <w:qFormat/>
    <w:rsid w:val="00081ECA"/>
    <w:pPr>
      <w:keepNext/>
      <w:keepLines/>
      <w:numPr>
        <w:ilvl w:val="1"/>
      </w:numPr>
      <w:tabs>
        <w:tab w:val="clear" w:pos="567"/>
        <w:tab w:val="left" w:pos="1701"/>
        <w:tab w:val="left" w:pos="2268"/>
      </w:tabs>
      <w:spacing w:before="200" w:after="80"/>
      <w:ind w:left="1134" w:hanging="1134"/>
      <w:outlineLvl w:val="0"/>
    </w:pPr>
    <w:rPr>
      <w:rFonts w:eastAsiaTheme="majorEastAsia" w:cstheme="majorBidi"/>
      <w:b/>
      <w:color w:val="000000" w:themeColor="text1"/>
      <w:sz w:val="32"/>
      <w:szCs w:val="32"/>
    </w:rPr>
  </w:style>
  <w:style w:type="paragraph" w:styleId="Cmsor2">
    <w:name w:val="heading 2"/>
    <w:aliases w:val="Heading3"/>
    <w:next w:val="Szvegtrzs"/>
    <w:link w:val="Cmsor2Char"/>
    <w:autoRedefine/>
    <w:uiPriority w:val="9"/>
    <w:unhideWhenUsed/>
    <w:qFormat/>
    <w:rsid w:val="00F41EF4"/>
    <w:pPr>
      <w:keepNext/>
      <w:keepLines/>
      <w:numPr>
        <w:ilvl w:val="2"/>
        <w:numId w:val="4"/>
      </w:numPr>
      <w:tabs>
        <w:tab w:val="left" w:pos="567"/>
        <w:tab w:val="left" w:pos="1134"/>
      </w:tabs>
      <w:spacing w:before="200" w:after="80"/>
      <w:ind w:left="1134" w:hanging="1134"/>
      <w:outlineLvl w:val="1"/>
    </w:pPr>
    <w:rPr>
      <w:rFonts w:ascii="Calibri" w:eastAsiaTheme="majorEastAsia" w:hAnsi="Calibri" w:cstheme="majorBidi"/>
      <w:b/>
      <w:color w:val="000000" w:themeColor="text1"/>
      <w:sz w:val="28"/>
      <w:szCs w:val="28"/>
      <w:lang w:eastAsia="en-US"/>
    </w:rPr>
  </w:style>
  <w:style w:type="paragraph" w:styleId="Cmsor3">
    <w:name w:val="heading 3"/>
    <w:aliases w:val="Rubrik 33"/>
    <w:basedOn w:val="Norml"/>
    <w:next w:val="Norml"/>
    <w:link w:val="Cmsor3Char"/>
    <w:uiPriority w:val="9"/>
    <w:semiHidden/>
    <w:unhideWhenUsed/>
    <w:rsid w:val="005E0F09"/>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aliases w:val="Heading2 Char"/>
    <w:basedOn w:val="Bekezdsalapbettpusa"/>
    <w:link w:val="Cmsor1"/>
    <w:uiPriority w:val="9"/>
    <w:rsid w:val="00081ECA"/>
    <w:rPr>
      <w:rFonts w:ascii="Calibri" w:eastAsiaTheme="majorEastAsia" w:hAnsi="Calibri" w:cstheme="majorBidi"/>
      <w:b/>
      <w:color w:val="000000" w:themeColor="text1"/>
      <w:sz w:val="32"/>
      <w:szCs w:val="32"/>
      <w:lang w:eastAsia="en-US"/>
    </w:rPr>
  </w:style>
  <w:style w:type="character" w:customStyle="1" w:styleId="Cmsor2Char">
    <w:name w:val="Címsor 2 Char"/>
    <w:aliases w:val="Heading3 Char"/>
    <w:basedOn w:val="Bekezdsalapbettpusa"/>
    <w:link w:val="Cmsor2"/>
    <w:uiPriority w:val="9"/>
    <w:rsid w:val="00F41EF4"/>
    <w:rPr>
      <w:rFonts w:ascii="Calibri" w:eastAsiaTheme="majorEastAsia" w:hAnsi="Calibri" w:cstheme="majorBidi"/>
      <w:b/>
      <w:color w:val="000000" w:themeColor="text1"/>
      <w:sz w:val="28"/>
      <w:szCs w:val="28"/>
      <w:lang w:eastAsia="en-US"/>
    </w:rPr>
  </w:style>
  <w:style w:type="paragraph" w:styleId="lfej">
    <w:name w:val="header"/>
    <w:basedOn w:val="Norml"/>
    <w:link w:val="lfejChar"/>
    <w:unhideWhenUsed/>
    <w:rsid w:val="003D4111"/>
    <w:pPr>
      <w:tabs>
        <w:tab w:val="center" w:pos="4536"/>
        <w:tab w:val="right" w:pos="9072"/>
      </w:tabs>
    </w:pPr>
  </w:style>
  <w:style w:type="character" w:customStyle="1" w:styleId="lfejChar">
    <w:name w:val="Élőfej Char"/>
    <w:basedOn w:val="Bekezdsalapbettpusa"/>
    <w:link w:val="lfej"/>
    <w:uiPriority w:val="99"/>
    <w:rsid w:val="003D4111"/>
  </w:style>
  <w:style w:type="paragraph" w:styleId="llb">
    <w:name w:val="footer"/>
    <w:basedOn w:val="Norml"/>
    <w:link w:val="llbChar"/>
    <w:uiPriority w:val="99"/>
    <w:unhideWhenUsed/>
    <w:rsid w:val="00252D9B"/>
    <w:pPr>
      <w:tabs>
        <w:tab w:val="center" w:pos="4536"/>
        <w:tab w:val="right" w:pos="9072"/>
      </w:tabs>
    </w:pPr>
  </w:style>
  <w:style w:type="character" w:customStyle="1" w:styleId="llbChar">
    <w:name w:val="Élőláb Char"/>
    <w:basedOn w:val="Bekezdsalapbettpusa"/>
    <w:link w:val="llb"/>
    <w:uiPriority w:val="99"/>
    <w:rsid w:val="00252D9B"/>
  </w:style>
  <w:style w:type="paragraph" w:styleId="Cm">
    <w:name w:val="Title"/>
    <w:aliases w:val="Heading1"/>
    <w:next w:val="Szvegtrzs"/>
    <w:link w:val="CmChar"/>
    <w:autoRedefine/>
    <w:uiPriority w:val="1"/>
    <w:qFormat/>
    <w:rsid w:val="009F5CBA"/>
    <w:pPr>
      <w:numPr>
        <w:numId w:val="4"/>
      </w:numPr>
      <w:tabs>
        <w:tab w:val="left" w:pos="567"/>
        <w:tab w:val="left" w:pos="1134"/>
      </w:tabs>
      <w:spacing w:before="360" w:after="160" w:line="480" w:lineRule="exact"/>
      <w:ind w:left="357" w:hanging="357"/>
    </w:pPr>
    <w:rPr>
      <w:rFonts w:ascii="Calibri" w:eastAsia="MS PGothic" w:hAnsi="Calibri" w:cs="Lucida Grande"/>
      <w:sz w:val="44"/>
      <w:szCs w:val="48"/>
      <w:lang w:val="en-US" w:eastAsia="en-US"/>
    </w:rPr>
  </w:style>
  <w:style w:type="character" w:customStyle="1" w:styleId="CmChar">
    <w:name w:val="Cím Char"/>
    <w:aliases w:val="Heading1 Char"/>
    <w:basedOn w:val="Bekezdsalapbettpusa"/>
    <w:link w:val="Cm"/>
    <w:uiPriority w:val="1"/>
    <w:rsid w:val="009F5CBA"/>
    <w:rPr>
      <w:rFonts w:ascii="Calibri" w:eastAsia="MS PGothic" w:hAnsi="Calibri" w:cs="Lucida Grande"/>
      <w:sz w:val="44"/>
      <w:szCs w:val="48"/>
      <w:lang w:val="en-US" w:eastAsia="en-US"/>
    </w:rPr>
  </w:style>
  <w:style w:type="paragraph" w:styleId="Szvegtrzs">
    <w:name w:val="Body Text"/>
    <w:aliases w:val="Body"/>
    <w:basedOn w:val="Norml"/>
    <w:link w:val="SzvegtrzsChar"/>
    <w:unhideWhenUsed/>
    <w:qFormat/>
    <w:rsid w:val="00AD61C8"/>
    <w:pPr>
      <w:jc w:val="both"/>
    </w:pPr>
  </w:style>
  <w:style w:type="character" w:customStyle="1" w:styleId="SzvegtrzsChar">
    <w:name w:val="Szövegtörzs Char"/>
    <w:aliases w:val="Body Char"/>
    <w:basedOn w:val="Bekezdsalapbettpusa"/>
    <w:link w:val="Szvegtrzs"/>
    <w:rsid w:val="00AD61C8"/>
  </w:style>
  <w:style w:type="character" w:styleId="Oldalszm">
    <w:name w:val="page number"/>
    <w:basedOn w:val="Bekezdsalapbettpusa"/>
    <w:uiPriority w:val="99"/>
    <w:semiHidden/>
    <w:unhideWhenUsed/>
    <w:rsid w:val="00252D9B"/>
  </w:style>
  <w:style w:type="paragraph" w:styleId="Vltozat">
    <w:name w:val="Revision"/>
    <w:hidden/>
    <w:uiPriority w:val="99"/>
    <w:semiHidden/>
    <w:rsid w:val="00252D9B"/>
  </w:style>
  <w:style w:type="paragraph" w:styleId="Buborkszveg">
    <w:name w:val="Balloon Text"/>
    <w:basedOn w:val="Norml"/>
    <w:link w:val="BuborkszvegChar"/>
    <w:uiPriority w:val="99"/>
    <w:semiHidden/>
    <w:unhideWhenUsed/>
    <w:rsid w:val="00252D9B"/>
    <w:rPr>
      <w:rFonts w:ascii="Lucida Grande" w:hAnsi="Lucida Grande" w:cs="Lucida Grande"/>
      <w:sz w:val="18"/>
      <w:szCs w:val="18"/>
    </w:rPr>
  </w:style>
  <w:style w:type="character" w:customStyle="1" w:styleId="BuborkszvegChar">
    <w:name w:val="Buborékszöveg Char"/>
    <w:basedOn w:val="Bekezdsalapbettpusa"/>
    <w:link w:val="Buborkszveg"/>
    <w:uiPriority w:val="99"/>
    <w:semiHidden/>
    <w:rsid w:val="00252D9B"/>
    <w:rPr>
      <w:rFonts w:ascii="Lucida Grande" w:hAnsi="Lucida Grande" w:cs="Lucida Grande"/>
      <w:sz w:val="18"/>
      <w:szCs w:val="18"/>
    </w:rPr>
  </w:style>
  <w:style w:type="paragraph" w:styleId="TJ2">
    <w:name w:val="toc 2"/>
    <w:basedOn w:val="Norml"/>
    <w:next w:val="Norml"/>
    <w:autoRedefine/>
    <w:uiPriority w:val="39"/>
    <w:unhideWhenUsed/>
    <w:rsid w:val="00097468"/>
    <w:pPr>
      <w:tabs>
        <w:tab w:val="left" w:pos="960"/>
        <w:tab w:val="right" w:leader="dot" w:pos="8771"/>
      </w:tabs>
      <w:spacing w:after="40" w:line="240" w:lineRule="exact"/>
      <w:ind w:left="238"/>
    </w:pPr>
    <w:rPr>
      <w:rFonts w:ascii="Calibri" w:hAnsi="Calibri"/>
      <w:sz w:val="19"/>
    </w:rPr>
  </w:style>
  <w:style w:type="paragraph" w:customStyle="1" w:styleId="Heading4">
    <w:name w:val="Heading4"/>
    <w:basedOn w:val="Norml"/>
    <w:next w:val="Szvegtrzs"/>
    <w:autoRedefine/>
    <w:qFormat/>
    <w:rsid w:val="00F41EF4"/>
    <w:pPr>
      <w:numPr>
        <w:ilvl w:val="3"/>
        <w:numId w:val="4"/>
      </w:numPr>
      <w:tabs>
        <w:tab w:val="left" w:pos="567"/>
        <w:tab w:val="left" w:pos="1134"/>
        <w:tab w:val="left" w:pos="1701"/>
        <w:tab w:val="left" w:pos="1985"/>
      </w:tabs>
      <w:spacing w:before="200" w:after="60"/>
      <w:ind w:left="646" w:hanging="646"/>
    </w:pPr>
    <w:rPr>
      <w:rFonts w:ascii="Calibri" w:hAnsi="Calibri"/>
      <w:b/>
    </w:rPr>
  </w:style>
  <w:style w:type="paragraph" w:styleId="TJ1">
    <w:name w:val="toc 1"/>
    <w:basedOn w:val="Norml"/>
    <w:next w:val="Norml"/>
    <w:autoRedefine/>
    <w:uiPriority w:val="39"/>
    <w:unhideWhenUsed/>
    <w:rsid w:val="00097468"/>
    <w:pPr>
      <w:spacing w:before="60" w:after="40" w:line="240" w:lineRule="exact"/>
    </w:pPr>
    <w:rPr>
      <w:rFonts w:ascii="Calibri" w:hAnsi="Calibri"/>
      <w:b/>
      <w:sz w:val="20"/>
    </w:rPr>
  </w:style>
  <w:style w:type="paragraph" w:styleId="TJ3">
    <w:name w:val="toc 3"/>
    <w:basedOn w:val="Norml"/>
    <w:next w:val="Norml"/>
    <w:autoRedefine/>
    <w:uiPriority w:val="39"/>
    <w:unhideWhenUsed/>
    <w:rsid w:val="007A0C81"/>
    <w:pPr>
      <w:tabs>
        <w:tab w:val="right" w:leader="dot" w:pos="8789"/>
      </w:tabs>
      <w:spacing w:after="60" w:line="280" w:lineRule="exact"/>
      <w:ind w:left="482"/>
    </w:pPr>
    <w:rPr>
      <w:rFonts w:ascii="Calibri" w:hAnsi="Calibri"/>
      <w:sz w:val="19"/>
    </w:rPr>
  </w:style>
  <w:style w:type="paragraph" w:styleId="TJ4">
    <w:name w:val="toc 4"/>
    <w:basedOn w:val="Norml"/>
    <w:next w:val="Norml"/>
    <w:autoRedefine/>
    <w:uiPriority w:val="39"/>
    <w:unhideWhenUsed/>
    <w:rsid w:val="001E2857"/>
    <w:pPr>
      <w:spacing w:after="60" w:line="280" w:lineRule="exact"/>
      <w:ind w:left="720"/>
    </w:pPr>
    <w:rPr>
      <w:rFonts w:ascii="Calibri" w:hAnsi="Calibri"/>
      <w:sz w:val="19"/>
    </w:rPr>
  </w:style>
  <w:style w:type="paragraph" w:styleId="TJ5">
    <w:name w:val="toc 5"/>
    <w:basedOn w:val="Norml"/>
    <w:next w:val="Norml"/>
    <w:autoRedefine/>
    <w:uiPriority w:val="39"/>
    <w:unhideWhenUsed/>
    <w:qFormat/>
    <w:rsid w:val="007A0C81"/>
    <w:pPr>
      <w:ind w:left="960"/>
    </w:pPr>
    <w:rPr>
      <w:rFonts w:asciiTheme="majorHAnsi" w:hAnsiTheme="majorHAnsi"/>
      <w:sz w:val="19"/>
    </w:rPr>
  </w:style>
  <w:style w:type="paragraph" w:styleId="TJ6">
    <w:name w:val="toc 6"/>
    <w:basedOn w:val="Norml"/>
    <w:next w:val="Norml"/>
    <w:autoRedefine/>
    <w:uiPriority w:val="39"/>
    <w:unhideWhenUsed/>
    <w:rsid w:val="00604A60"/>
    <w:pPr>
      <w:ind w:left="1200"/>
    </w:pPr>
  </w:style>
  <w:style w:type="paragraph" w:styleId="TJ7">
    <w:name w:val="toc 7"/>
    <w:basedOn w:val="Norml"/>
    <w:next w:val="Norml"/>
    <w:autoRedefine/>
    <w:uiPriority w:val="39"/>
    <w:unhideWhenUsed/>
    <w:rsid w:val="00604A60"/>
    <w:pPr>
      <w:ind w:left="1440"/>
    </w:pPr>
  </w:style>
  <w:style w:type="paragraph" w:styleId="TJ8">
    <w:name w:val="toc 8"/>
    <w:basedOn w:val="Norml"/>
    <w:next w:val="Norml"/>
    <w:autoRedefine/>
    <w:uiPriority w:val="39"/>
    <w:unhideWhenUsed/>
    <w:rsid w:val="00604A60"/>
    <w:pPr>
      <w:ind w:left="1680"/>
    </w:pPr>
  </w:style>
  <w:style w:type="paragraph" w:styleId="TJ9">
    <w:name w:val="toc 9"/>
    <w:basedOn w:val="Norml"/>
    <w:next w:val="Norml"/>
    <w:autoRedefine/>
    <w:uiPriority w:val="39"/>
    <w:unhideWhenUsed/>
    <w:rsid w:val="00604A60"/>
    <w:pPr>
      <w:ind w:left="1920"/>
    </w:pPr>
  </w:style>
  <w:style w:type="paragraph" w:styleId="Vgjegyzetszvege">
    <w:name w:val="endnote text"/>
    <w:basedOn w:val="Norml"/>
    <w:link w:val="VgjegyzetszvegeChar"/>
    <w:uiPriority w:val="99"/>
    <w:unhideWhenUsed/>
    <w:rsid w:val="00A16EF6"/>
  </w:style>
  <w:style w:type="character" w:customStyle="1" w:styleId="VgjegyzetszvegeChar">
    <w:name w:val="Végjegyzet szövege Char"/>
    <w:basedOn w:val="Bekezdsalapbettpusa"/>
    <w:link w:val="Vgjegyzetszvege"/>
    <w:uiPriority w:val="99"/>
    <w:rsid w:val="00A16EF6"/>
  </w:style>
  <w:style w:type="character" w:styleId="Vgjegyzet-hivatkozs">
    <w:name w:val="endnote reference"/>
    <w:basedOn w:val="Bekezdsalapbettpusa"/>
    <w:uiPriority w:val="99"/>
    <w:unhideWhenUsed/>
    <w:rsid w:val="00A16EF6"/>
    <w:rPr>
      <w:vertAlign w:val="superscript"/>
    </w:rPr>
  </w:style>
  <w:style w:type="character" w:customStyle="1" w:styleId="Cmsor3Char">
    <w:name w:val="Címsor 3 Char"/>
    <w:aliases w:val="Rubrik 33 Char"/>
    <w:basedOn w:val="Bekezdsalapbettpusa"/>
    <w:link w:val="Cmsor3"/>
    <w:uiPriority w:val="9"/>
    <w:semiHidden/>
    <w:rsid w:val="005E0F09"/>
    <w:rPr>
      <w:rFonts w:asciiTheme="majorHAnsi" w:eastAsiaTheme="majorEastAsia" w:hAnsiTheme="majorHAnsi" w:cstheme="majorBidi"/>
      <w:b/>
      <w:bCs/>
      <w:color w:val="4F81BD" w:themeColor="accent1"/>
    </w:rPr>
  </w:style>
  <w:style w:type="paragraph" w:styleId="Dokumentumtrkp">
    <w:name w:val="Document Map"/>
    <w:basedOn w:val="Norml"/>
    <w:link w:val="DokumentumtrkpChar"/>
    <w:uiPriority w:val="99"/>
    <w:semiHidden/>
    <w:unhideWhenUsed/>
    <w:rsid w:val="006A0655"/>
    <w:rPr>
      <w:rFonts w:ascii="Lucida Grande" w:hAnsi="Lucida Grande" w:cs="Lucida Grande"/>
    </w:rPr>
  </w:style>
  <w:style w:type="character" w:customStyle="1" w:styleId="DokumentumtrkpChar">
    <w:name w:val="Dokumentumtérkép Char"/>
    <w:basedOn w:val="Bekezdsalapbettpusa"/>
    <w:link w:val="Dokumentumtrkp"/>
    <w:uiPriority w:val="99"/>
    <w:semiHidden/>
    <w:rsid w:val="006A0655"/>
    <w:rPr>
      <w:rFonts w:ascii="Lucida Grande" w:hAnsi="Lucida Grande" w:cs="Lucida Grande"/>
    </w:rPr>
  </w:style>
  <w:style w:type="paragraph" w:customStyle="1" w:styleId="Allmntstyckeformat">
    <w:name w:val="[Allmänt styckeformat]"/>
    <w:basedOn w:val="Norml"/>
    <w:uiPriority w:val="99"/>
    <w:rsid w:val="000C192B"/>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customStyle="1" w:styleId="Heading5">
    <w:name w:val="Heading5"/>
    <w:basedOn w:val="Norml"/>
    <w:next w:val="Szvegtrzs"/>
    <w:autoRedefine/>
    <w:qFormat/>
    <w:rsid w:val="00F41EF4"/>
    <w:pPr>
      <w:numPr>
        <w:ilvl w:val="4"/>
        <w:numId w:val="4"/>
      </w:numPr>
      <w:tabs>
        <w:tab w:val="left" w:pos="2268"/>
      </w:tabs>
      <w:ind w:left="1134" w:hanging="1134"/>
    </w:pPr>
    <w:rPr>
      <w:i/>
    </w:rPr>
  </w:style>
  <w:style w:type="paragraph" w:styleId="Listaszerbekezds">
    <w:name w:val="List Paragraph"/>
    <w:basedOn w:val="Norml"/>
    <w:uiPriority w:val="34"/>
    <w:rsid w:val="00DC1D7F"/>
    <w:pPr>
      <w:ind w:left="720"/>
      <w:contextualSpacing/>
    </w:pPr>
  </w:style>
  <w:style w:type="numbering" w:customStyle="1" w:styleId="Arrowhead">
    <w:name w:val="Arrowhead"/>
    <w:uiPriority w:val="99"/>
    <w:rsid w:val="00773E3A"/>
    <w:pPr>
      <w:numPr>
        <w:numId w:val="3"/>
      </w:numPr>
    </w:pPr>
  </w:style>
  <w:style w:type="numbering" w:customStyle="1" w:styleId="Arrowhead2">
    <w:name w:val="Arrowhead2"/>
    <w:uiPriority w:val="99"/>
    <w:rsid w:val="008F6A0C"/>
    <w:pPr>
      <w:numPr>
        <w:numId w:val="4"/>
      </w:numPr>
    </w:pPr>
  </w:style>
  <w:style w:type="numbering" w:styleId="111111">
    <w:name w:val="Outline List 2"/>
    <w:basedOn w:val="Nemlista"/>
    <w:uiPriority w:val="99"/>
    <w:semiHidden/>
    <w:unhideWhenUsed/>
    <w:rsid w:val="005E0F09"/>
    <w:pPr>
      <w:numPr>
        <w:numId w:val="2"/>
      </w:numPr>
    </w:pPr>
  </w:style>
  <w:style w:type="table" w:styleId="Rcsostblzat">
    <w:name w:val="Table Grid"/>
    <w:basedOn w:val="Normltblzat"/>
    <w:uiPriority w:val="39"/>
    <w:rsid w:val="00051C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F86307"/>
    <w:pPr>
      <w:spacing w:after="200"/>
    </w:pPr>
    <w:rPr>
      <w:b/>
      <w:bCs/>
      <w:color w:val="4F81BD" w:themeColor="accent1"/>
      <w:sz w:val="18"/>
      <w:szCs w:val="18"/>
    </w:rPr>
  </w:style>
  <w:style w:type="character" w:styleId="Hiperhivatkozs">
    <w:name w:val="Hyperlink"/>
    <w:basedOn w:val="Bekezdsalapbettpusa"/>
    <w:uiPriority w:val="99"/>
    <w:unhideWhenUsed/>
    <w:rsid w:val="007D10F3"/>
    <w:rPr>
      <w:color w:val="0000FF" w:themeColor="hyperlink"/>
      <w:u w:val="single"/>
    </w:rPr>
  </w:style>
  <w:style w:type="character" w:styleId="Jegyzethivatkozs">
    <w:name w:val="annotation reference"/>
    <w:basedOn w:val="Bekezdsalapbettpusa"/>
    <w:uiPriority w:val="99"/>
    <w:semiHidden/>
    <w:unhideWhenUsed/>
    <w:rsid w:val="008355B4"/>
    <w:rPr>
      <w:sz w:val="16"/>
      <w:szCs w:val="16"/>
    </w:rPr>
  </w:style>
  <w:style w:type="paragraph" w:styleId="Jegyzetszveg">
    <w:name w:val="annotation text"/>
    <w:basedOn w:val="Norml"/>
    <w:link w:val="JegyzetszvegChar"/>
    <w:uiPriority w:val="99"/>
    <w:semiHidden/>
    <w:unhideWhenUsed/>
    <w:rsid w:val="008355B4"/>
    <w:rPr>
      <w:sz w:val="20"/>
      <w:szCs w:val="20"/>
    </w:rPr>
  </w:style>
  <w:style w:type="character" w:customStyle="1" w:styleId="JegyzetszvegChar">
    <w:name w:val="Jegyzetszöveg Char"/>
    <w:basedOn w:val="Bekezdsalapbettpusa"/>
    <w:link w:val="Jegyzetszveg"/>
    <w:uiPriority w:val="99"/>
    <w:semiHidden/>
    <w:rsid w:val="008355B4"/>
    <w:rPr>
      <w:sz w:val="20"/>
      <w:szCs w:val="20"/>
    </w:rPr>
  </w:style>
  <w:style w:type="paragraph" w:styleId="Megjegyzstrgya">
    <w:name w:val="annotation subject"/>
    <w:basedOn w:val="Jegyzetszveg"/>
    <w:next w:val="Jegyzetszveg"/>
    <w:link w:val="MegjegyzstrgyaChar"/>
    <w:uiPriority w:val="99"/>
    <w:semiHidden/>
    <w:unhideWhenUsed/>
    <w:rsid w:val="008355B4"/>
    <w:rPr>
      <w:b/>
      <w:bCs/>
    </w:rPr>
  </w:style>
  <w:style w:type="character" w:customStyle="1" w:styleId="MegjegyzstrgyaChar">
    <w:name w:val="Megjegyzés tárgya Char"/>
    <w:basedOn w:val="JegyzetszvegChar"/>
    <w:link w:val="Megjegyzstrgya"/>
    <w:uiPriority w:val="99"/>
    <w:semiHidden/>
    <w:rsid w:val="008355B4"/>
    <w:rPr>
      <w:b/>
      <w:bCs/>
      <w:sz w:val="20"/>
      <w:szCs w:val="20"/>
    </w:rPr>
  </w:style>
  <w:style w:type="paragraph" w:styleId="NormlWeb">
    <w:name w:val="Normal (Web)"/>
    <w:basedOn w:val="Norml"/>
    <w:uiPriority w:val="99"/>
    <w:semiHidden/>
    <w:unhideWhenUsed/>
    <w:rsid w:val="00E50096"/>
    <w:pPr>
      <w:spacing w:before="100" w:beforeAutospacing="1" w:after="100" w:afterAutospacing="1"/>
    </w:pPr>
    <w:rPr>
      <w:rFonts w:ascii="Times New Roman" w:eastAsia="Times New Roman" w:hAnsi="Times New Roman" w:cs="Times New Roman"/>
      <w:lang w:val="hu-HU" w:eastAsia="hu-HU"/>
    </w:rPr>
  </w:style>
  <w:style w:type="paragraph" w:styleId="Lbjegyzetszveg">
    <w:name w:val="footnote text"/>
    <w:basedOn w:val="Norml"/>
    <w:link w:val="LbjegyzetszvegChar"/>
    <w:uiPriority w:val="99"/>
    <w:semiHidden/>
    <w:unhideWhenUsed/>
    <w:rsid w:val="0073752E"/>
    <w:rPr>
      <w:sz w:val="20"/>
      <w:szCs w:val="20"/>
    </w:rPr>
  </w:style>
  <w:style w:type="character" w:customStyle="1" w:styleId="LbjegyzetszvegChar">
    <w:name w:val="Lábjegyzetszöveg Char"/>
    <w:basedOn w:val="Bekezdsalapbettpusa"/>
    <w:link w:val="Lbjegyzetszveg"/>
    <w:uiPriority w:val="99"/>
    <w:semiHidden/>
    <w:rsid w:val="0073752E"/>
    <w:rPr>
      <w:sz w:val="20"/>
      <w:szCs w:val="20"/>
    </w:rPr>
  </w:style>
  <w:style w:type="character" w:styleId="Lbjegyzet-hivatkozs">
    <w:name w:val="footnote reference"/>
    <w:basedOn w:val="Bekezdsalapbettpusa"/>
    <w:uiPriority w:val="99"/>
    <w:semiHidden/>
    <w:unhideWhenUsed/>
    <w:rsid w:val="0073752E"/>
    <w:rPr>
      <w:vertAlign w:val="superscript"/>
    </w:rPr>
  </w:style>
  <w:style w:type="paragraph" w:styleId="Tartalomjegyzkcmsora">
    <w:name w:val="TOC Heading"/>
    <w:basedOn w:val="Cmsor1"/>
    <w:next w:val="Norml"/>
    <w:uiPriority w:val="39"/>
    <w:unhideWhenUsed/>
    <w:qFormat/>
    <w:rsid w:val="00270747"/>
    <w:pPr>
      <w:numPr>
        <w:ilvl w:val="0"/>
        <w:numId w:val="0"/>
      </w:numPr>
      <w:tabs>
        <w:tab w:val="clear" w:pos="1134"/>
        <w:tab w:val="clear" w:pos="1701"/>
        <w:tab w:val="clear" w:pos="2268"/>
      </w:tabs>
      <w:spacing w:before="240" w:after="0" w:line="259" w:lineRule="auto"/>
      <w:outlineLvl w:val="9"/>
    </w:pPr>
    <w:rPr>
      <w:rFonts w:asciiTheme="majorHAnsi" w:hAnsiTheme="majorHAnsi"/>
      <w:b w:val="0"/>
      <w:color w:val="365F91" w:themeColor="accent1" w:themeShade="BF"/>
      <w:lang w:val="hu-HU"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08540">
      <w:bodyDiv w:val="1"/>
      <w:marLeft w:val="0"/>
      <w:marRight w:val="0"/>
      <w:marTop w:val="0"/>
      <w:marBottom w:val="0"/>
      <w:divBdr>
        <w:top w:val="none" w:sz="0" w:space="0" w:color="auto"/>
        <w:left w:val="none" w:sz="0" w:space="0" w:color="auto"/>
        <w:bottom w:val="none" w:sz="0" w:space="0" w:color="auto"/>
        <w:right w:val="none" w:sz="0" w:space="0" w:color="auto"/>
      </w:divBdr>
    </w:div>
    <w:div w:id="201749405">
      <w:bodyDiv w:val="1"/>
      <w:marLeft w:val="0"/>
      <w:marRight w:val="0"/>
      <w:marTop w:val="0"/>
      <w:marBottom w:val="0"/>
      <w:divBdr>
        <w:top w:val="none" w:sz="0" w:space="0" w:color="auto"/>
        <w:left w:val="none" w:sz="0" w:space="0" w:color="auto"/>
        <w:bottom w:val="none" w:sz="0" w:space="0" w:color="auto"/>
        <w:right w:val="none" w:sz="0" w:space="0" w:color="auto"/>
      </w:divBdr>
    </w:div>
    <w:div w:id="326322422">
      <w:bodyDiv w:val="1"/>
      <w:marLeft w:val="0"/>
      <w:marRight w:val="0"/>
      <w:marTop w:val="0"/>
      <w:marBottom w:val="0"/>
      <w:divBdr>
        <w:top w:val="none" w:sz="0" w:space="0" w:color="auto"/>
        <w:left w:val="none" w:sz="0" w:space="0" w:color="auto"/>
        <w:bottom w:val="none" w:sz="0" w:space="0" w:color="auto"/>
        <w:right w:val="none" w:sz="0" w:space="0" w:color="auto"/>
      </w:divBdr>
    </w:div>
    <w:div w:id="569116311">
      <w:bodyDiv w:val="1"/>
      <w:marLeft w:val="0"/>
      <w:marRight w:val="0"/>
      <w:marTop w:val="0"/>
      <w:marBottom w:val="0"/>
      <w:divBdr>
        <w:top w:val="none" w:sz="0" w:space="0" w:color="auto"/>
        <w:left w:val="none" w:sz="0" w:space="0" w:color="auto"/>
        <w:bottom w:val="none" w:sz="0" w:space="0" w:color="auto"/>
        <w:right w:val="none" w:sz="0" w:space="0" w:color="auto"/>
      </w:divBdr>
    </w:div>
    <w:div w:id="637875725">
      <w:bodyDiv w:val="1"/>
      <w:marLeft w:val="0"/>
      <w:marRight w:val="0"/>
      <w:marTop w:val="0"/>
      <w:marBottom w:val="0"/>
      <w:divBdr>
        <w:top w:val="none" w:sz="0" w:space="0" w:color="auto"/>
        <w:left w:val="none" w:sz="0" w:space="0" w:color="auto"/>
        <w:bottom w:val="none" w:sz="0" w:space="0" w:color="auto"/>
        <w:right w:val="none" w:sz="0" w:space="0" w:color="auto"/>
      </w:divBdr>
    </w:div>
    <w:div w:id="741685581">
      <w:bodyDiv w:val="1"/>
      <w:marLeft w:val="0"/>
      <w:marRight w:val="0"/>
      <w:marTop w:val="0"/>
      <w:marBottom w:val="0"/>
      <w:divBdr>
        <w:top w:val="none" w:sz="0" w:space="0" w:color="auto"/>
        <w:left w:val="none" w:sz="0" w:space="0" w:color="auto"/>
        <w:bottom w:val="none" w:sz="0" w:space="0" w:color="auto"/>
        <w:right w:val="none" w:sz="0" w:space="0" w:color="auto"/>
      </w:divBdr>
    </w:div>
    <w:div w:id="752044408">
      <w:bodyDiv w:val="1"/>
      <w:marLeft w:val="0"/>
      <w:marRight w:val="0"/>
      <w:marTop w:val="0"/>
      <w:marBottom w:val="0"/>
      <w:divBdr>
        <w:top w:val="none" w:sz="0" w:space="0" w:color="auto"/>
        <w:left w:val="none" w:sz="0" w:space="0" w:color="auto"/>
        <w:bottom w:val="none" w:sz="0" w:space="0" w:color="auto"/>
        <w:right w:val="none" w:sz="0" w:space="0" w:color="auto"/>
      </w:divBdr>
    </w:div>
    <w:div w:id="800225608">
      <w:bodyDiv w:val="1"/>
      <w:marLeft w:val="0"/>
      <w:marRight w:val="0"/>
      <w:marTop w:val="0"/>
      <w:marBottom w:val="0"/>
      <w:divBdr>
        <w:top w:val="none" w:sz="0" w:space="0" w:color="auto"/>
        <w:left w:val="none" w:sz="0" w:space="0" w:color="auto"/>
        <w:bottom w:val="none" w:sz="0" w:space="0" w:color="auto"/>
        <w:right w:val="none" w:sz="0" w:space="0" w:color="auto"/>
      </w:divBdr>
    </w:div>
    <w:div w:id="927542575">
      <w:bodyDiv w:val="1"/>
      <w:marLeft w:val="0"/>
      <w:marRight w:val="0"/>
      <w:marTop w:val="0"/>
      <w:marBottom w:val="0"/>
      <w:divBdr>
        <w:top w:val="none" w:sz="0" w:space="0" w:color="auto"/>
        <w:left w:val="none" w:sz="0" w:space="0" w:color="auto"/>
        <w:bottom w:val="none" w:sz="0" w:space="0" w:color="auto"/>
        <w:right w:val="none" w:sz="0" w:space="0" w:color="auto"/>
      </w:divBdr>
    </w:div>
    <w:div w:id="993021879">
      <w:bodyDiv w:val="1"/>
      <w:marLeft w:val="0"/>
      <w:marRight w:val="0"/>
      <w:marTop w:val="0"/>
      <w:marBottom w:val="0"/>
      <w:divBdr>
        <w:top w:val="none" w:sz="0" w:space="0" w:color="auto"/>
        <w:left w:val="none" w:sz="0" w:space="0" w:color="auto"/>
        <w:bottom w:val="none" w:sz="0" w:space="0" w:color="auto"/>
        <w:right w:val="none" w:sz="0" w:space="0" w:color="auto"/>
      </w:divBdr>
    </w:div>
    <w:div w:id="1162625943">
      <w:bodyDiv w:val="1"/>
      <w:marLeft w:val="0"/>
      <w:marRight w:val="0"/>
      <w:marTop w:val="0"/>
      <w:marBottom w:val="0"/>
      <w:divBdr>
        <w:top w:val="none" w:sz="0" w:space="0" w:color="auto"/>
        <w:left w:val="none" w:sz="0" w:space="0" w:color="auto"/>
        <w:bottom w:val="none" w:sz="0" w:space="0" w:color="auto"/>
        <w:right w:val="none" w:sz="0" w:space="0" w:color="auto"/>
      </w:divBdr>
    </w:div>
    <w:div w:id="1209032445">
      <w:bodyDiv w:val="1"/>
      <w:marLeft w:val="0"/>
      <w:marRight w:val="0"/>
      <w:marTop w:val="0"/>
      <w:marBottom w:val="0"/>
      <w:divBdr>
        <w:top w:val="none" w:sz="0" w:space="0" w:color="auto"/>
        <w:left w:val="none" w:sz="0" w:space="0" w:color="auto"/>
        <w:bottom w:val="none" w:sz="0" w:space="0" w:color="auto"/>
        <w:right w:val="none" w:sz="0" w:space="0" w:color="auto"/>
      </w:divBdr>
    </w:div>
    <w:div w:id="1286959940">
      <w:bodyDiv w:val="1"/>
      <w:marLeft w:val="0"/>
      <w:marRight w:val="0"/>
      <w:marTop w:val="0"/>
      <w:marBottom w:val="0"/>
      <w:divBdr>
        <w:top w:val="none" w:sz="0" w:space="0" w:color="auto"/>
        <w:left w:val="none" w:sz="0" w:space="0" w:color="auto"/>
        <w:bottom w:val="none" w:sz="0" w:space="0" w:color="auto"/>
        <w:right w:val="none" w:sz="0" w:space="0" w:color="auto"/>
      </w:divBdr>
    </w:div>
    <w:div w:id="1545020137">
      <w:bodyDiv w:val="1"/>
      <w:marLeft w:val="0"/>
      <w:marRight w:val="0"/>
      <w:marTop w:val="0"/>
      <w:marBottom w:val="0"/>
      <w:divBdr>
        <w:top w:val="none" w:sz="0" w:space="0" w:color="auto"/>
        <w:left w:val="none" w:sz="0" w:space="0" w:color="auto"/>
        <w:bottom w:val="none" w:sz="0" w:space="0" w:color="auto"/>
        <w:right w:val="none" w:sz="0" w:space="0" w:color="auto"/>
      </w:divBdr>
    </w:div>
    <w:div w:id="1764715935">
      <w:bodyDiv w:val="1"/>
      <w:marLeft w:val="0"/>
      <w:marRight w:val="0"/>
      <w:marTop w:val="0"/>
      <w:marBottom w:val="0"/>
      <w:divBdr>
        <w:top w:val="none" w:sz="0" w:space="0" w:color="auto"/>
        <w:left w:val="none" w:sz="0" w:space="0" w:color="auto"/>
        <w:bottom w:val="none" w:sz="0" w:space="0" w:color="auto"/>
        <w:right w:val="none" w:sz="0" w:space="0" w:color="auto"/>
      </w:divBdr>
    </w:div>
    <w:div w:id="1890073517">
      <w:bodyDiv w:val="1"/>
      <w:marLeft w:val="0"/>
      <w:marRight w:val="0"/>
      <w:marTop w:val="0"/>
      <w:marBottom w:val="0"/>
      <w:divBdr>
        <w:top w:val="none" w:sz="0" w:space="0" w:color="auto"/>
        <w:left w:val="none" w:sz="0" w:space="0" w:color="auto"/>
        <w:bottom w:val="none" w:sz="0" w:space="0" w:color="auto"/>
        <w:right w:val="none" w:sz="0" w:space="0" w:color="auto"/>
      </w:divBdr>
    </w:div>
    <w:div w:id="1978022199">
      <w:bodyDiv w:val="1"/>
      <w:marLeft w:val="0"/>
      <w:marRight w:val="0"/>
      <w:marTop w:val="0"/>
      <w:marBottom w:val="0"/>
      <w:divBdr>
        <w:top w:val="none" w:sz="0" w:space="0" w:color="auto"/>
        <w:left w:val="none" w:sz="0" w:space="0" w:color="auto"/>
        <w:bottom w:val="none" w:sz="0" w:space="0" w:color="auto"/>
        <w:right w:val="none" w:sz="0" w:space="0" w:color="auto"/>
      </w:divBdr>
    </w:div>
    <w:div w:id="2002462601">
      <w:bodyDiv w:val="1"/>
      <w:marLeft w:val="0"/>
      <w:marRight w:val="0"/>
      <w:marTop w:val="0"/>
      <w:marBottom w:val="0"/>
      <w:divBdr>
        <w:top w:val="none" w:sz="0" w:space="0" w:color="auto"/>
        <w:left w:val="none" w:sz="0" w:space="0" w:color="auto"/>
        <w:bottom w:val="none" w:sz="0" w:space="0" w:color="auto"/>
        <w:right w:val="none" w:sz="0" w:space="0" w:color="auto"/>
      </w:divBdr>
    </w:div>
    <w:div w:id="2003967056">
      <w:bodyDiv w:val="1"/>
      <w:marLeft w:val="0"/>
      <w:marRight w:val="0"/>
      <w:marTop w:val="0"/>
      <w:marBottom w:val="0"/>
      <w:divBdr>
        <w:top w:val="none" w:sz="0" w:space="0" w:color="auto"/>
        <w:left w:val="none" w:sz="0" w:space="0" w:color="auto"/>
        <w:bottom w:val="none" w:sz="0" w:space="0" w:color="auto"/>
        <w:right w:val="none" w:sz="0" w:space="0" w:color="auto"/>
      </w:divBdr>
    </w:div>
    <w:div w:id="2051758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hyperlink" Target="mailto:hegeduscs@aitia.ai"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gatekeeperIP:port/gatekeeperServicesExternalURI/" TargetMode="External"/><Relationship Id="rId23" Type="http://schemas.openxmlformats.org/officeDocument/2006/relationships/package" Target="embeddings/Microsoft_Visio_Drawing1.vsdx"/><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vsdx"/><Relationship Id="rId22" Type="http://schemas.openxmlformats.org/officeDocument/2006/relationships/image" Target="media/image10.emf"/><Relationship Id="rId27"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s\Ny2013\Arrowhead\Templates%20Working\Arrowhead%20Word%20template_2_pc.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57B74-FC17-42AC-B7E6-C064E0E2D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Arrowhead Word template_2_pc.dotx</Template>
  <TotalTime>1947</TotalTime>
  <Pages>21</Pages>
  <Words>3648</Words>
  <Characters>25175</Characters>
  <Application>Microsoft Office Word</Application>
  <DocSecurity>0</DocSecurity>
  <Lines>209</Lines>
  <Paragraphs>57</Paragraphs>
  <ScaleCrop>false</ScaleCrop>
  <HeadingPairs>
    <vt:vector size="6" baseType="variant">
      <vt:variant>
        <vt:lpstr>Cím</vt:lpstr>
      </vt:variant>
      <vt:variant>
        <vt:i4>1</vt:i4>
      </vt:variant>
      <vt:variant>
        <vt:lpstr>Title</vt:lpstr>
      </vt:variant>
      <vt:variant>
        <vt:i4>1</vt:i4>
      </vt:variant>
      <vt:variant>
        <vt:lpstr>Rubrik</vt:lpstr>
      </vt:variant>
      <vt:variant>
        <vt:i4>1</vt:i4>
      </vt:variant>
    </vt:vector>
  </HeadingPairs>
  <TitlesOfParts>
    <vt:vector size="3" baseType="lpstr">
      <vt:lpstr>[Title]</vt:lpstr>
      <vt:lpstr>[Title]</vt:lpstr>
      <vt:lpstr>[Title]</vt:lpstr>
    </vt:vector>
  </TitlesOfParts>
  <Company/>
  <LinksUpToDate>false</LinksUpToDate>
  <CharactersWithSpaces>28766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IL0021B</dc:creator>
  <cp:lastModifiedBy>Umlauf Zoltán</cp:lastModifiedBy>
  <cp:revision>36</cp:revision>
  <cp:lastPrinted>2016-08-22T14:36:00Z</cp:lastPrinted>
  <dcterms:created xsi:type="dcterms:W3CDTF">2013-11-20T15:37:00Z</dcterms:created>
  <dcterms:modified xsi:type="dcterms:W3CDTF">2018-02-15T14:54:00Z</dcterms:modified>
</cp:coreProperties>
</file>